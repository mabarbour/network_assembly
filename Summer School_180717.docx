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xml" ContentType="application/vnd.openxmlformats-officedocument.wordprocessingml.comments+xml"/>
  <Override PartName="/word/commentsExtended.xml" ContentType="application/vnd.openxmlformats-officedocument.wordprocessingml.commentsExtended+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B11F54" w:rsidR="000F31EA" w:rsidP="02687CF2" w:rsidRDefault="000F31EA" w14:paraId="5A543C81" w14:textId="327F88BF" w14:noSpellErr="1">
      <w:pPr>
        <w:jc w:val="both"/>
        <w:rPr>
          <w:color w:val="4472C4" w:themeColor="accent1"/>
          <w:sz w:val="36"/>
          <w:szCs w:val="36"/>
          <w:lang w:val="en-GB"/>
          <w:rPrChange w:author="Matthew Barbour" w:date="2017-09-05T10:30:55.3052397" w:id="578316296">
            <w:rPr/>
          </w:rPrChange>
        </w:rPr>
        <w:pPrChange w:author="Matthew Barbour" w:date="2017-09-05T10:30:55.3052397" w:id="482375466">
          <w:pPr>
            <w:jc w:val="both"/>
          </w:pPr>
        </w:pPrChange>
      </w:pPr>
      <w:r w:rsidRPr="02687CF2">
        <w:rPr>
          <w:rFonts w:eastAsia="" w:eastAsiaTheme="minorEastAsia"/>
          <w:color w:val="4472C4" w:themeColor="accent1"/>
          <w:sz w:val="36"/>
          <w:szCs w:val="36"/>
          <w:lang w:val="en-GB"/>
          <w:rPrChange w:author="Matthew Barbour" w:date="2017-09-05T10:30:55.3052397" w:id="40402162">
            <w:rPr>
              <w:rFonts w:eastAsiaTheme="minorEastAsia"/>
              <w:color w:val="4472C4" w:themeColor="accent1"/>
              <w:sz w:val="36"/>
              <w:lang w:val="en-GB"/>
            </w:rPr>
          </w:rPrChange>
        </w:rPr>
        <w:t>How does plant biodiversity affect the structure and dynamics of plant-animal interaction</w:t>
      </w:r>
      <w:r w:rsidRPr="02687CF2">
        <w:rPr>
          <w:color w:val="4472C4" w:themeColor="accent1"/>
          <w:sz w:val="36"/>
          <w:szCs w:val="36"/>
          <w:lang w:val="en-GB"/>
          <w:rPrChange w:author="Matthew Barbour" w:date="2017-09-05T10:30:55.3052397" w:id="1813332204">
            <w:rPr>
              <w:color w:val="4472C4" w:themeColor="accent1"/>
              <w:sz w:val="36"/>
              <w:lang w:val="en-GB"/>
            </w:rPr>
          </w:rPrChange>
        </w:rPr>
        <w:t xml:space="preserve"> </w:t>
      </w:r>
      <w:r w:rsidRPr="02687CF2">
        <w:rPr>
          <w:rFonts w:eastAsia="" w:eastAsiaTheme="minorEastAsia"/>
          <w:color w:val="4472C4" w:themeColor="accent1"/>
          <w:sz w:val="36"/>
          <w:szCs w:val="36"/>
          <w:lang w:val="en-GB"/>
          <w:rPrChange w:author="Matthew Barbour" w:date="2017-09-05T10:30:55.3052397" w:id="2124059676">
            <w:rPr>
              <w:rFonts w:eastAsiaTheme="minorEastAsia"/>
              <w:color w:val="4472C4" w:themeColor="accent1"/>
              <w:sz w:val="36"/>
              <w:lang w:val="en-GB"/>
            </w:rPr>
          </w:rPrChange>
        </w:rPr>
        <w:t>networks?</w:t>
      </w:r>
    </w:p>
    <w:p w:rsidRPr="00B11F54" w:rsidR="004136DD" w:rsidP="733F65D7" w:rsidRDefault="004136DD" w14:paraId="54967BC4" w14:textId="7BED4EFC">
      <w:pPr>
        <w:jc w:val="both"/>
        <w:rPr>
          <w:rFonts w:eastAsia="" w:eastAsiaTheme="minorEastAsia"/>
          <w:sz w:val="20"/>
          <w:szCs w:val="20"/>
          <w:lang w:val="en-GB"/>
          <w:rPrChange w:author="Matthew Barbour" w:date="2017-09-11T12:32:09.4797317" w:id="1933534679">
            <w:rPr/>
          </w:rPrChange>
        </w:rPr>
        <w:pPrChange w:author="Matthew Barbour" w:date="2017-09-11T12:32:09.4797317" w:id="1484675938">
          <w:pPr>
            <w:jc w:val="both"/>
          </w:pPr>
        </w:pPrChange>
      </w:pPr>
      <w:proofErr w:type="spellStart"/>
      <w:r w:rsidRPr="02687CF2">
        <w:rPr>
          <w:rFonts w:eastAsia="" w:eastAsiaTheme="minorEastAsia"/>
          <w:sz w:val="20"/>
          <w:szCs w:val="20"/>
          <w:lang w:val="en-GB"/>
          <w:rPrChange w:author="Matthew Barbour" w:date="2017-09-05T10:30:55.3052397" w:id="1416090736">
            <w:rPr>
              <w:rFonts w:eastAsiaTheme="minorEastAsia"/>
              <w:sz w:val="20"/>
              <w:lang w:val="en-GB"/>
            </w:rPr>
          </w:rPrChange>
        </w:rPr>
        <w:t xml:space="preserve">Cadot</w:t>
      </w:r>
      <w:proofErr w:type="spellEnd"/>
      <w:r w:rsidRPr="02687CF2">
        <w:rPr>
          <w:rFonts w:eastAsia="" w:eastAsiaTheme="minorEastAsia"/>
          <w:sz w:val="20"/>
          <w:szCs w:val="20"/>
          <w:lang w:val="en-GB"/>
          <w:rPrChange w:author="Matthew Barbour" w:date="2017-09-05T10:30:55.3052397" w:id="1177275467">
            <w:rPr>
              <w:rFonts w:eastAsiaTheme="minorEastAsia"/>
              <w:sz w:val="20"/>
              <w:lang w:val="en-GB"/>
            </w:rPr>
          </w:rPrChange>
        </w:rPr>
        <w:t xml:space="preserve">, S., </w:t>
      </w:r>
      <w:proofErr w:type="spellStart"/>
      <w:r w:rsidRPr="02687CF2">
        <w:rPr>
          <w:sz w:val="20"/>
          <w:szCs w:val="20"/>
          <w:lang w:val="en-GB"/>
          <w:rPrChange w:author="Matthew Barbour" w:date="2017-09-05T10:30:55.3052397" w:id="1786150512">
            <w:rPr>
              <w:sz w:val="20"/>
              <w:lang w:val="en-GB"/>
            </w:rPr>
          </w:rPrChange>
        </w:rPr>
        <w:t>Margrove</w:t>
      </w:r>
      <w:proofErr w:type="spellEnd"/>
      <w:r w:rsidRPr="02687CF2">
        <w:rPr>
          <w:sz w:val="20"/>
          <w:szCs w:val="20"/>
          <w:lang w:val="en-GB"/>
          <w:rPrChange w:author="Matthew Barbour" w:date="2017-09-05T10:30:55.3052397" w:id="766833263">
            <w:rPr>
              <w:sz w:val="20"/>
              <w:lang w:val="en-GB"/>
            </w:rPr>
          </w:rPrChange>
        </w:rPr>
        <w:t>, J. A.</w:t>
      </w:r>
      <w:r w:rsidRPr="02687CF2">
        <w:rPr>
          <w:rFonts w:eastAsia="" w:eastAsiaTheme="minorEastAsia"/>
          <w:sz w:val="20"/>
          <w:szCs w:val="20"/>
          <w:lang w:val="en-GB"/>
          <w:rPrChange w:author="Matthew Barbour" w:date="2017-09-05T10:30:55.3052397" w:id="1037888488">
            <w:rPr>
              <w:rFonts w:eastAsiaTheme="minorEastAsia"/>
              <w:sz w:val="20"/>
              <w:lang w:val="en-GB"/>
            </w:rPr>
          </w:rPrChange>
        </w:rPr>
        <w:t xml:space="preserve">, </w:t>
      </w:r>
      <w:proofErr w:type="spellStart"/>
      <w:r w:rsidRPr="02687CF2">
        <w:rPr>
          <w:rFonts w:eastAsia="" w:eastAsiaTheme="minorEastAsia"/>
          <w:sz w:val="20"/>
          <w:szCs w:val="20"/>
          <w:lang w:val="en-GB"/>
          <w:rPrChange w:author="Matthew Barbour" w:date="2017-09-05T10:30:55.3052397" w:id="1422613344">
            <w:rPr>
              <w:rFonts w:eastAsiaTheme="minorEastAsia"/>
              <w:sz w:val="20"/>
              <w:lang w:val="en-GB"/>
            </w:rPr>
          </w:rPrChange>
        </w:rPr>
        <w:t>Rindisbacher</w:t>
      </w:r>
      <w:proofErr w:type="spellEnd"/>
      <w:r w:rsidRPr="02687CF2">
        <w:rPr>
          <w:rFonts w:eastAsia="" w:eastAsiaTheme="minorEastAsia"/>
          <w:sz w:val="20"/>
          <w:szCs w:val="20"/>
          <w:lang w:val="en-GB"/>
          <w:rPrChange w:author="Matthew Barbour" w:date="2017-09-05T10:30:55.3052397" w:id="261852885">
            <w:rPr>
              <w:rFonts w:eastAsiaTheme="minorEastAsia"/>
              <w:sz w:val="20"/>
              <w:lang w:val="en-GB"/>
            </w:rPr>
          </w:rPrChange>
        </w:rPr>
        <w:t xml:space="preserve">, A., </w:t>
      </w:r>
      <w:del w:author="Matthew Barbour" w:date="2017-09-09T09:17:48.2220094" w:id="532432582">
        <w:r w:rsidRPr="02687CF2" w:rsidDel="61AE3C1C">
          <w:rPr>
            <w:rFonts w:eastAsia="" w:eastAsiaTheme="minorEastAsia"/>
            <w:sz w:val="20"/>
            <w:szCs w:val="20"/>
            <w:lang w:val="en-GB"/>
            <w:rPrChange w:author="Matthew Barbour" w:date="2017-09-05T10:30:55.3052397" w:id="2081993860">
              <w:rPr>
                <w:rFonts w:eastAsiaTheme="minorEastAsia"/>
                <w:sz w:val="20"/>
                <w:lang w:val="en-GB"/>
              </w:rPr>
            </w:rPrChange>
          </w:rPr>
          <w:delText xml:space="preserve">and </w:delText>
        </w:r>
      </w:del>
      <w:r w:rsidRPr="02687CF2">
        <w:rPr>
          <w:rFonts w:eastAsia="" w:eastAsiaTheme="minorEastAsia"/>
          <w:sz w:val="20"/>
          <w:szCs w:val="20"/>
          <w:lang w:val="en-GB"/>
          <w:rPrChange w:author="Matthew Barbour" w:date="2017-09-05T10:30:55.3052397" w:id="2027596471">
            <w:rPr>
              <w:rFonts w:eastAsiaTheme="minorEastAsia"/>
              <w:sz w:val="20"/>
              <w:lang w:val="en-GB"/>
            </w:rPr>
          </w:rPrChange>
        </w:rPr>
        <w:t>Zhong, Z.</w:t>
      </w:r>
    </w:p>
    <w:p w:rsidRPr="00B11F54" w:rsidR="004136DD" w:rsidP="00B07B3E" w:rsidRDefault="004136DD" w14:paraId="61ADDDC7" w14:textId="77777777">
      <w:pPr>
        <w:jc w:val="both"/>
        <w:rPr>
          <w:rFonts w:eastAsiaTheme="minorEastAsia"/>
          <w:sz w:val="20"/>
          <w:lang w:val="en-GB"/>
        </w:rPr>
      </w:pPr>
    </w:p>
    <w:p w:rsidRPr="00B11F54" w:rsidR="008A58F2" w:rsidP="71EFB0AE" w:rsidRDefault="008A58F2" w14:paraId="07C000BC" w14:textId="5E36F39C" w14:noSpellErr="1">
      <w:pPr>
        <w:jc w:val="both"/>
        <w:rPr>
          <w:rFonts w:ascii="Calibri Light" w:hAnsi="Calibri Light" w:eastAsia="" w:cs="Times New Roman" w:asciiTheme="majorAscii" w:hAnsiTheme="majorAscii" w:eastAsiaTheme="majorEastAsia" w:cstheme="majorBidi"/>
          <w:color w:val="2F5496" w:themeColor="accent1" w:themeTint="FF" w:themeShade="BF"/>
          <w:sz w:val="32"/>
          <w:szCs w:val="32"/>
          <w:lang w:val="en-GB"/>
          <w:rPrChange w:author="Matthew Barbour" w:date="2017-09-08T14:06:19.7439241" w:id="1141005814">
            <w:rPr/>
          </w:rPrChange>
        </w:rPr>
        <w:pPrChange w:author="Matthew Barbour" w:date="2017-09-08T14:06:19.7439241" w:id="1606834698">
          <w:pPr>
            <w:jc w:val="both"/>
          </w:pPr>
        </w:pPrChange>
      </w:pPr>
      <w:r w:rsidRPr="02687CF2">
        <w:rPr>
          <w:rFonts w:ascii="Calibri Light" w:hAnsi="Calibri Light" w:eastAsia="" w:cs="Times New Roman" w:asciiTheme="majorAscii" w:hAnsiTheme="majorAscii" w:eastAsiaTheme="majorEastAsia" w:cstheme="majorBidi"/>
          <w:color w:val="2F5496" w:themeColor="accent1" w:themeShade="BF"/>
          <w:sz w:val="32"/>
          <w:szCs w:val="32"/>
          <w:lang w:val="en-GB"/>
          <w:rPrChange w:author="Matthew Barbour" w:date="2017-09-05T10:30:55.3052397" w:id="1826752722">
            <w:rPr>
              <w:rFonts w:asciiTheme="majorHAnsi" w:hAnsiTheme="majorHAnsi" w:eastAsiaTheme="majorEastAsia" w:cstheme="majorBidi"/>
              <w:color w:val="2F5496" w:themeColor="accent1" w:themeShade="BF"/>
              <w:sz w:val="32"/>
              <w:szCs w:val="32"/>
              <w:lang w:val="en-GB"/>
            </w:rPr>
          </w:rPrChange>
        </w:rPr>
        <w:t xml:space="preserve">Abstract </w:t>
      </w:r>
    </w:p>
    <w:p w:rsidR="71EFB0AE" w:rsidDel="3FEEF3AE" w:rsidP="7A3AC0CE" w:rsidRDefault="71EFB0AE" w14:paraId="30776519" w14:noSpellErr="1" w14:textId="089C9BB0">
      <w:pPr>
        <w:pStyle w:val="Normal"/>
        <w:jc w:val="both"/>
        <w:rPr>
          <w:del w:author="Matthew Barbour" w:date="2017-09-08T14:14:11.1365134" w:id="1423996449"/>
          <w:rFonts w:hAnsi="Calibri" w:eastAsia="" w:cs="Arial" w:hAnsiTheme="minorAscii" w:eastAsiaTheme="minorEastAsia" w:cstheme="minorBidi"/>
          <w:lang w:val="en-GB"/>
          <w:rPrChange w:author="Matthew Barbour" w:date="2017-09-08T14:12:33.9308314" w:id="236335160">
            <w:rPr/>
          </w:rPrChange>
        </w:rPr>
        <w:pPrChange w:author="Matthew Barbour" w:date="2017-09-08T14:12:33.9308314" w:id="1610976963">
          <w:pPr/>
        </w:pPrChange>
      </w:pPr>
      <w:ins w:author="Matthew Barbour" w:date="2017-09-08T14:09:32.7352808" w:id="1059818996">
        <w:r w:rsidRPr="71EFB0AE" w:rsidR="416AC99D">
          <w:rPr>
            <w:rFonts w:hAnsi="Calibri" w:eastAsia="" w:cs="Arial" w:hAnsiTheme="minorAscii" w:eastAsiaTheme="minorEastAsia" w:cstheme="minorBidi"/>
            <w:lang w:val="en-GB"/>
            <w:rPrChange w:author="Matthew Barbour" w:date="2017-09-08T14:06:19.7439241" w:id="326989541">
              <w:rPr/>
            </w:rPrChange>
          </w:rPr>
          <w:t xml:space="preserve">T</w:t>
        </w:r>
      </w:ins>
      <w:ins w:author="Matthew Barbour" w:date="2017-09-08T14:06:19.7439241" w:id="1092986113">
        <w:r w:rsidRPr="71EFB0AE" w:rsidR="71EFB0AE">
          <w:rPr>
            <w:rFonts w:hAnsi="Calibri" w:eastAsia="" w:cs="Arial" w:hAnsiTheme="minorAscii" w:eastAsiaTheme="minorEastAsia" w:cstheme="minorBidi"/>
            <w:lang w:val="en-GB"/>
            <w:rPrChange w:author="Matthew Barbour" w:date="2017-09-08T14:06:19.7439241" w:id="1242410265">
              <w:rPr/>
            </w:rPrChange>
          </w:rPr>
          <w:t xml:space="preserve">he</w:t>
        </w:r>
        <w:r w:rsidRPr="71EFB0AE" w:rsidR="71EFB0AE">
          <w:rPr>
            <w:rFonts w:hAnsi="Calibri" w:eastAsia="" w:cs="Arial" w:hAnsiTheme="minorAscii" w:eastAsiaTheme="minorEastAsia" w:cstheme="minorBidi"/>
            <w:lang w:val="en-GB"/>
            <w:rPrChange w:author="Matthew Barbour" w:date="2017-09-08T14:06:19.7439241" w:id="1045616732">
              <w:rPr/>
            </w:rPrChange>
          </w:rPr>
          <w:t xml:space="preserve"> </w:t>
        </w:r>
      </w:ins>
      <w:ins w:author="Matthew Barbour" w:date="2017-09-09T06:19:09.1304765" w:id="2128166613">
        <w:r w:rsidRPr="71EFB0AE" w:rsidR="11D5E475">
          <w:rPr>
            <w:rFonts w:hAnsi="Calibri" w:eastAsia="" w:cs="Arial" w:hAnsiTheme="minorAscii" w:eastAsiaTheme="minorEastAsia" w:cstheme="minorBidi"/>
            <w:lang w:val="en-GB"/>
            <w:rPrChange w:author="Matthew Barbour" w:date="2017-09-08T14:06:19.7439241" w:id="501473158">
              <w:rPr/>
            </w:rPrChange>
          </w:rPr>
          <w:t xml:space="preserve">diversity-stability </w:t>
        </w:r>
      </w:ins>
      <w:ins w:author="Matthew Barbour" w:date="2017-09-08T14:06:19.7439241" w:id="547448237">
        <w:r w:rsidRPr="71EFB0AE" w:rsidR="71EFB0AE">
          <w:rPr>
            <w:rFonts w:hAnsi="Calibri" w:eastAsia="" w:cs="Arial" w:hAnsiTheme="minorAscii" w:eastAsiaTheme="minorEastAsia" w:cstheme="minorBidi"/>
            <w:lang w:val="en-GB"/>
            <w:rPrChange w:author="Matthew Barbour" w:date="2017-09-08T14:06:19.7439241" w:id="1951504129">
              <w:rPr/>
            </w:rPrChange>
          </w:rPr>
          <w:t xml:space="preserve">relationship</w:t>
        </w:r>
      </w:ins>
      <w:ins w:author="Matthew Barbour" w:date="2017-09-08T14:06:19.7439241" w:id="549736702">
        <w:r w:rsidRPr="71EFB0AE" w:rsidR="71EFB0AE">
          <w:rPr>
            <w:rFonts w:hAnsi="Calibri" w:eastAsia="" w:cs="Arial" w:hAnsiTheme="minorAscii" w:eastAsiaTheme="minorEastAsia" w:cstheme="minorBidi"/>
            <w:lang w:val="en-GB"/>
            <w:rPrChange w:author="Matthew Barbour" w:date="2017-09-08T14:06:19.7439241" w:id="1894211382">
              <w:rPr/>
            </w:rPrChange>
          </w:rPr>
          <w:t xml:space="preserve"> </w:t>
        </w:r>
      </w:ins>
      <w:ins w:author="Matthew Barbour" w:date="2017-09-08T14:06:19.7439241" w:id="1094078674">
        <w:r w:rsidRPr="71EFB0AE" w:rsidR="71EFB0AE">
          <w:rPr>
            <w:rFonts w:hAnsi="Calibri" w:eastAsia="" w:cs="Arial" w:hAnsiTheme="minorAscii" w:eastAsiaTheme="minorEastAsia" w:cstheme="minorBidi"/>
            <w:lang w:val="en-GB"/>
            <w:rPrChange w:author="Matthew Barbour" w:date="2017-09-08T14:06:19.7439241" w:id="722616585">
              <w:rPr/>
            </w:rPrChange>
          </w:rPr>
          <w:t xml:space="preserve">depend</w:t>
        </w:r>
      </w:ins>
      <w:ins w:author="Matthew Barbour" w:date="2017-09-11T12:32:09.4797317" w:id="832120763">
        <w:r w:rsidRPr="71EFB0AE" w:rsidR="733F65D7">
          <w:rPr>
            <w:rFonts w:hAnsi="Calibri" w:eastAsia="" w:cs="Arial" w:hAnsiTheme="minorAscii" w:eastAsiaTheme="minorEastAsia" w:cstheme="minorBidi"/>
            <w:lang w:val="en-GB"/>
            <w:rPrChange w:author="Matthew Barbour" w:date="2017-09-08T14:06:19.7439241" w:id="1130898912">
              <w:rPr/>
            </w:rPrChange>
          </w:rPr>
          <w:t xml:space="preserve">s</w:t>
        </w:r>
      </w:ins>
      <w:ins w:author="Matthew Barbour" w:date="2017-09-08T14:06:19.7439241" w:id="1408710140">
        <w:r w:rsidRPr="71EFB0AE" w:rsidR="71EFB0AE">
          <w:rPr>
            <w:rFonts w:hAnsi="Calibri" w:eastAsia="" w:cs="Arial" w:hAnsiTheme="minorAscii" w:eastAsiaTheme="minorEastAsia" w:cstheme="minorBidi"/>
            <w:lang w:val="en-GB"/>
            <w:rPrChange w:author="Matthew Barbour" w:date="2017-09-08T14:06:19.7439241" w:id="804012289">
              <w:rPr/>
            </w:rPrChange>
          </w:rPr>
          <w:t xml:space="preserve"> critically on </w:t>
        </w:r>
      </w:ins>
      <w:ins w:author="Matthew Barbour" w:date="2017-09-09T06:20:09.7452542" w:id="1068536399">
        <w:r w:rsidRPr="71EFB0AE" w:rsidR="2FEC4101">
          <w:rPr>
            <w:rFonts w:hAnsi="Calibri" w:eastAsia="" w:cs="Arial" w:hAnsiTheme="minorAscii" w:eastAsiaTheme="minorEastAsia" w:cstheme="minorBidi"/>
            <w:lang w:val="en-GB"/>
            <w:rPrChange w:author="Matthew Barbour" w:date="2017-09-08T14:06:19.7439241" w:id="131985096">
              <w:rPr/>
            </w:rPrChange>
          </w:rPr>
          <w:t xml:space="preserve">how species</w:t>
        </w:r>
        <w:r w:rsidRPr="71EFB0AE" w:rsidR="2FEC4101">
          <w:rPr>
            <w:rFonts w:hAnsi="Calibri" w:eastAsia="" w:cs="Arial" w:hAnsiTheme="minorAscii" w:eastAsiaTheme="minorEastAsia" w:cstheme="minorBidi"/>
            <w:lang w:val="en-GB"/>
            <w:rPrChange w:author="Matthew Barbour" w:date="2017-09-08T14:06:19.7439241" w:id="1517207593">
              <w:rPr/>
            </w:rPrChange>
          </w:rPr>
          <w:t xml:space="preserve"> </w:t>
        </w:r>
        <w:r w:rsidRPr="71EFB0AE" w:rsidR="2FEC4101">
          <w:rPr>
            <w:rFonts w:hAnsi="Calibri" w:eastAsia="" w:cs="Arial" w:hAnsiTheme="minorAscii" w:eastAsiaTheme="minorEastAsia" w:cstheme="minorBidi"/>
            <w:lang w:val="en-GB"/>
            <w:rPrChange w:author="Matthew Barbour" w:date="2017-09-08T14:06:19.7439241" w:id="2019352562">
              <w:rPr/>
            </w:rPrChange>
          </w:rPr>
          <w:t xml:space="preserve">diversity affects the network structure of species interactions</w:t>
        </w:r>
      </w:ins>
      <w:ins w:author="Matthew Barbour" w:date="2017-09-09T08:24:06.9071718" w:id="730147477">
        <w:r w:rsidRPr="71EFB0AE" w:rsidR="785CDFF2">
          <w:rPr>
            <w:rFonts w:hAnsi="Calibri" w:eastAsia="" w:cs="Arial" w:hAnsiTheme="minorAscii" w:eastAsiaTheme="minorEastAsia" w:cstheme="minorBidi"/>
            <w:lang w:val="en-GB"/>
            <w:rPrChange w:author="Matthew Barbour" w:date="2017-09-08T14:06:19.7439241" w:id="686601833">
              <w:rPr/>
            </w:rPrChange>
          </w:rPr>
          <w:t xml:space="preserve">. However</w:t>
        </w:r>
        <w:r w:rsidRPr="71EFB0AE" w:rsidR="785CDFF2">
          <w:rPr>
            <w:rFonts w:hAnsi="Calibri" w:eastAsia="" w:cs="Arial" w:hAnsiTheme="minorAscii" w:eastAsiaTheme="minorEastAsia" w:cstheme="minorBidi"/>
            <w:lang w:val="en-GB"/>
            <w:rPrChange w:author="Matthew Barbour" w:date="2017-09-08T14:06:19.7439241" w:id="1672881202">
              <w:rPr/>
            </w:rPrChange>
          </w:rPr>
          <w:t xml:space="preserve">, </w:t>
        </w:r>
      </w:ins>
      <w:ins w:author="Matthew Barbour" w:date="2017-09-09T08:25:07.6584612" w:id="1884539356">
        <w:r w:rsidRPr="71EFB0AE" w:rsidR="13FB33F6">
          <w:rPr>
            <w:rFonts w:hAnsi="Calibri" w:eastAsia="" w:cs="Arial" w:hAnsiTheme="minorAscii" w:eastAsiaTheme="minorEastAsia" w:cstheme="minorBidi"/>
            <w:lang w:val="en-GB"/>
            <w:rPrChange w:author="Matthew Barbour" w:date="2017-09-08T14:06:19.7439241" w:id="880673979">
              <w:rPr/>
            </w:rPrChange>
          </w:rPr>
          <w:t xml:space="preserve">research attempting to resolve the diversity-stability debate </w:t>
        </w:r>
      </w:ins>
      <w:ins w:author="Matthew Barbour" w:date="2017-09-09T08:26:08.0409716" w:id="917250638">
        <w:r w:rsidRPr="71EFB0AE" w:rsidR="496F872E">
          <w:rPr>
            <w:rFonts w:hAnsi="Calibri" w:eastAsia="" w:cs="Arial" w:hAnsiTheme="minorAscii" w:eastAsiaTheme="minorEastAsia" w:cstheme="minorBidi"/>
            <w:lang w:val="en-GB"/>
            <w:rPrChange w:author="Matthew Barbour" w:date="2017-09-08T14:06:19.7439241" w:id="276072647">
              <w:rPr/>
            </w:rPrChange>
          </w:rPr>
          <w:t xml:space="preserve">often </w:t>
        </w:r>
      </w:ins>
      <w:ins w:author="Matthew Barbour" w:date="2017-09-09T08:25:07.6584612" w:id="563671458">
        <w:r w:rsidRPr="71EFB0AE" w:rsidR="13FB33F6">
          <w:rPr>
            <w:rFonts w:hAnsi="Calibri" w:eastAsia="" w:cs="Arial" w:hAnsiTheme="minorAscii" w:eastAsiaTheme="minorEastAsia" w:cstheme="minorBidi"/>
            <w:lang w:val="en-GB"/>
            <w:rPrChange w:author="Matthew Barbour" w:date="2017-09-08T14:06:19.7439241" w:id="632181501">
              <w:rPr/>
            </w:rPrChange>
          </w:rPr>
          <w:t xml:space="preserve">negle</w:t>
        </w:r>
      </w:ins>
      <w:ins w:author="Matthew Barbour" w:date="2017-09-09T08:26:08.0409716" w:id="924240457">
        <w:r w:rsidRPr="71EFB0AE" w:rsidR="496F872E">
          <w:rPr>
            <w:rFonts w:hAnsi="Calibri" w:eastAsia="" w:cs="Arial" w:hAnsiTheme="minorAscii" w:eastAsiaTheme="minorEastAsia" w:cstheme="minorBidi"/>
            <w:lang w:val="en-GB"/>
            <w:rPrChange w:author="Matthew Barbour" w:date="2017-09-08T14:06:19.7439241" w:id="1336551503">
              <w:rPr/>
            </w:rPrChange>
          </w:rPr>
          <w:t xml:space="preserve">cts t</w:t>
        </w:r>
      </w:ins>
      <w:ins w:author="Matthew Barbour" w:date="2017-09-09T08:27:08.3578996" w:id="18322417">
        <w:r w:rsidRPr="71EFB0AE" w:rsidR="7D977B07">
          <w:rPr>
            <w:rFonts w:hAnsi="Calibri" w:eastAsia="" w:cs="Arial" w:hAnsiTheme="minorAscii" w:eastAsiaTheme="minorEastAsia" w:cstheme="minorBidi"/>
            <w:lang w:val="en-GB"/>
            <w:rPrChange w:author="Matthew Barbour" w:date="2017-09-08T14:06:19.7439241" w:id="1512223483">
              <w:rPr/>
            </w:rPrChange>
          </w:rPr>
          <w:t xml:space="preserve">o examine t</w:t>
        </w:r>
      </w:ins>
      <w:ins w:author="Matthew Barbour" w:date="2017-09-09T08:26:08.0409716" w:id="2141550121">
        <w:r w:rsidRPr="71EFB0AE" w:rsidR="496F872E">
          <w:rPr>
            <w:rFonts w:hAnsi="Calibri" w:eastAsia="" w:cs="Arial" w:hAnsiTheme="minorAscii" w:eastAsiaTheme="minorEastAsia" w:cstheme="minorBidi"/>
            <w:lang w:val="en-GB"/>
            <w:rPrChange w:author="Matthew Barbour" w:date="2017-09-08T14:06:19.7439241" w:id="1205651467">
              <w:rPr/>
            </w:rPrChange>
          </w:rPr>
          <w:t xml:space="preserve">he </w:t>
        </w:r>
      </w:ins>
      <w:ins w:author="Matthew Barbour" w:date="2017-09-09T08:27:08.3578996" w:id="871332386">
        <w:r w:rsidRPr="71EFB0AE" w:rsidR="7D977B07">
          <w:rPr>
            <w:rFonts w:hAnsi="Calibri" w:eastAsia="" w:cs="Arial" w:hAnsiTheme="minorAscii" w:eastAsiaTheme="minorEastAsia" w:cstheme="minorBidi"/>
            <w:lang w:val="en-GB"/>
            <w:rPrChange w:author="Matthew Barbour" w:date="2017-09-08T14:06:19.7439241" w:id="158606895">
              <w:rPr/>
            </w:rPrChange>
          </w:rPr>
          <w:t xml:space="preserve">link</w:t>
        </w:r>
      </w:ins>
      <w:ins w:author="Matthew Barbour" w:date="2017-09-09T08:26:08.0409716" w:id="427938421">
        <w:r w:rsidRPr="71EFB0AE" w:rsidR="496F872E">
          <w:rPr>
            <w:rFonts w:hAnsi="Calibri" w:eastAsia="" w:cs="Arial" w:hAnsiTheme="minorAscii" w:eastAsiaTheme="minorEastAsia" w:cstheme="minorBidi"/>
            <w:lang w:val="en-GB"/>
            <w:rPrChange w:author="Matthew Barbour" w:date="2017-09-08T14:06:19.7439241" w:id="1673429333">
              <w:rPr/>
            </w:rPrChange>
          </w:rPr>
          <w:t xml:space="preserve"> </w:t>
        </w:r>
        <w:r w:rsidRPr="71EFB0AE" w:rsidR="496F872E">
          <w:rPr>
            <w:rFonts w:hAnsi="Calibri" w:eastAsia="" w:cs="Arial" w:hAnsiTheme="minorAscii" w:eastAsiaTheme="minorEastAsia" w:cstheme="minorBidi"/>
            <w:lang w:val="en-GB"/>
            <w:rPrChange w:author="Matthew Barbour" w:date="2017-09-08T14:06:19.7439241" w:id="368960497">
              <w:rPr/>
            </w:rPrChange>
          </w:rPr>
          <w:t xml:space="preserve">between diversity </w:t>
        </w:r>
        <w:r w:rsidRPr="71EFB0AE" w:rsidR="496F872E">
          <w:rPr>
            <w:rFonts w:hAnsi="Calibri" w:eastAsia="" w:cs="Arial" w:hAnsiTheme="minorAscii" w:eastAsiaTheme="minorEastAsia" w:cstheme="minorBidi"/>
            <w:lang w:val="en-GB"/>
            <w:rPrChange w:author="Matthew Barbour" w:date="2017-09-08T14:06:19.7439241" w:id="1626933014">
              <w:rPr/>
            </w:rPrChange>
          </w:rPr>
          <w:t xml:space="preserve">and network </w:t>
        </w:r>
        <w:r w:rsidRPr="71EFB0AE" w:rsidR="496F872E">
          <w:rPr>
            <w:rFonts w:hAnsi="Calibri" w:eastAsia="" w:cs="Arial" w:hAnsiTheme="minorAscii" w:eastAsiaTheme="minorEastAsia" w:cstheme="minorBidi"/>
            <w:lang w:val="en-GB"/>
            <w:rPrChange w:author="Matthew Barbour" w:date="2017-09-08T14:06:19.7439241" w:id="1984510800">
              <w:rPr/>
            </w:rPrChange>
          </w:rPr>
          <w:t xml:space="preserve">structure</w:t>
        </w:r>
      </w:ins>
      <w:ins w:author="Matthew Barbour" w:date="2017-09-09T06:20:09.7452542" w:id="460126777">
        <w:r w:rsidRPr="71EFB0AE" w:rsidR="2FEC4101">
          <w:rPr>
            <w:rFonts w:hAnsi="Calibri" w:eastAsia="" w:cs="Arial" w:hAnsiTheme="minorAscii" w:eastAsiaTheme="minorEastAsia" w:cstheme="minorBidi"/>
            <w:lang w:val="en-GB"/>
            <w:rPrChange w:author="Matthew Barbour" w:date="2017-09-08T14:06:19.7439241" w:id="2045962701">
              <w:rPr/>
            </w:rPrChange>
          </w:rPr>
          <w:t xml:space="preserve">.</w:t>
        </w:r>
        <w:r w:rsidRPr="71EFB0AE" w:rsidR="2FEC4101">
          <w:rPr>
            <w:rFonts w:hAnsi="Calibri" w:eastAsia="" w:cs="Arial" w:hAnsiTheme="minorAscii" w:eastAsiaTheme="minorEastAsia" w:cstheme="minorBidi"/>
            <w:lang w:val="en-GB"/>
            <w:rPrChange w:author="Matthew Barbour" w:date="2017-09-08T14:06:19.7439241" w:id="217663482">
              <w:rPr/>
            </w:rPrChange>
          </w:rPr>
          <w:t xml:space="preserve"> </w:t>
        </w:r>
      </w:ins>
      <w:ins w:author="Matthew Barbour" w:date="2017-09-08T14:06:19.7439241" w:id="768984883">
        <w:r w:rsidRPr="71EFB0AE" w:rsidR="71EFB0AE">
          <w:rPr>
            <w:rFonts w:hAnsi="Calibri" w:eastAsia="" w:cs="Arial" w:hAnsiTheme="minorAscii" w:eastAsiaTheme="minorEastAsia" w:cstheme="minorBidi"/>
            <w:lang w:val="en-GB"/>
            <w:rPrChange w:author="Matthew Barbour" w:date="2017-09-08T14:06:19.7439241" w:id="244488148">
              <w:rPr/>
            </w:rPrChange>
          </w:rPr>
          <w:t xml:space="preserve">Here, we take </w:t>
        </w:r>
        <w:r w:rsidRPr="71EFB0AE" w:rsidR="71EFB0AE">
          <w:rPr>
            <w:rFonts w:hAnsi="Calibri" w:eastAsia="" w:cs="Arial" w:hAnsiTheme="minorAscii" w:eastAsiaTheme="minorEastAsia" w:cstheme="minorBidi"/>
            <w:lang w:val="en-GB"/>
            <w:rPrChange w:author="Matthew Barbour" w:date="2017-09-08T14:06:19.7439241" w:id="701120540">
              <w:rPr/>
            </w:rPrChange>
          </w:rPr>
          <w:t xml:space="preserve">a functional </w:t>
        </w:r>
        <w:r w:rsidRPr="71EFB0AE" w:rsidR="71EFB0AE">
          <w:rPr>
            <w:rFonts w:hAnsi="Calibri" w:eastAsia="" w:cs="Arial" w:hAnsiTheme="minorAscii" w:eastAsiaTheme="minorEastAsia" w:cstheme="minorBidi"/>
            <w:lang w:val="en-GB"/>
            <w:rPrChange w:author="Matthew Barbour" w:date="2017-09-08T14:06:19.7439241" w:id="1462391537">
              <w:rPr/>
            </w:rPrChange>
          </w:rPr>
          <w:t>trait appr</w:t>
        </w:r>
        <w:r w:rsidRPr="71EFB0AE" w:rsidR="71EFB0AE">
          <w:rPr>
            <w:rFonts w:hAnsi="Calibri" w:eastAsia="" w:cs="Arial" w:hAnsiTheme="minorAscii" w:eastAsiaTheme="minorEastAsia" w:cstheme="minorBidi"/>
            <w:lang w:val="en-GB"/>
            <w:rPrChange w:author="Matthew Barbour" w:date="2017-09-08T14:06:19.7439241" w:id="1556911917">
              <w:rPr/>
            </w:rPrChange>
          </w:rPr>
          <w:t xml:space="preserve">oach to </w:t>
        </w:r>
        <w:r w:rsidRPr="71EFB0AE" w:rsidR="71EFB0AE">
          <w:rPr>
            <w:rFonts w:hAnsi="Calibri" w:eastAsia="" w:cs="Arial" w:hAnsiTheme="minorAscii" w:eastAsiaTheme="minorEastAsia" w:cstheme="minorBidi"/>
            <w:lang w:val="en-GB"/>
            <w:rPrChange w:author="Matthew Barbour" w:date="2017-09-08T14:06:19.7439241" w:id="939214322">
              <w:rPr/>
            </w:rPrChange>
          </w:rPr>
          <w:t xml:space="preserve">predict how </w:t>
        </w:r>
      </w:ins>
      <w:ins w:author="Matthew Barbour" w:date="2017-09-09T06:22:09.9609221" w:id="1439330430">
        <w:r w:rsidRPr="71EFB0AE" w:rsidR="37FB45F2">
          <w:rPr>
            <w:rFonts w:hAnsi="Calibri" w:eastAsia="" w:cs="Arial" w:hAnsiTheme="minorAscii" w:eastAsiaTheme="minorEastAsia" w:cstheme="minorBidi"/>
            <w:lang w:val="en-GB"/>
            <w:rPrChange w:author="Matthew Barbour" w:date="2017-09-08T14:06:19.7439241" w:id="645659532">
              <w:rPr/>
            </w:rPrChange>
          </w:rPr>
          <w:t xml:space="preserve">changes in </w:t>
        </w:r>
      </w:ins>
      <w:ins w:author="Matthew Barbour" w:date="2017-09-08T14:06:19.7439241" w:id="886821516">
        <w:r w:rsidRPr="71EFB0AE" w:rsidR="71EFB0AE">
          <w:rPr>
            <w:rFonts w:hAnsi="Calibri" w:eastAsia="" w:cs="Arial" w:hAnsiTheme="minorAscii" w:eastAsiaTheme="minorEastAsia" w:cstheme="minorBidi"/>
            <w:lang w:val="en-GB"/>
            <w:rPrChange w:author="Matthew Barbour" w:date="2017-09-08T14:06:19.7439241" w:id="1215118465">
              <w:rPr/>
            </w:rPrChange>
          </w:rPr>
          <w:t xml:space="preserve">plant </w:t>
        </w:r>
      </w:ins>
      <w:ins w:author="Matthew Barbour" w:date="2017-09-09T07:36:26.5719126" w:id="1126142443">
        <w:r w:rsidRPr="71EFB0AE" w:rsidR="486D3C81">
          <w:rPr>
            <w:rFonts w:hAnsi="Calibri" w:eastAsia="" w:cs="Arial" w:hAnsiTheme="minorAscii" w:eastAsiaTheme="minorEastAsia" w:cstheme="minorBidi"/>
            <w:lang w:val="en-GB"/>
            <w:rPrChange w:author="Matthew Barbour" w:date="2017-09-08T14:06:19.7439241" w:id="274082742">
              <w:rPr/>
            </w:rPrChange>
          </w:rPr>
          <w:t xml:space="preserve">functional </w:t>
        </w:r>
      </w:ins>
      <w:ins w:author="Matthew Barbour" w:date="2017-09-08T14:06:19.7439241" w:id="1585569205">
        <w:r w:rsidRPr="71EFB0AE" w:rsidR="71EFB0AE">
          <w:rPr>
            <w:rFonts w:hAnsi="Calibri" w:eastAsia="" w:cs="Arial" w:hAnsiTheme="minorAscii" w:eastAsiaTheme="minorEastAsia" w:cstheme="minorBidi"/>
            <w:lang w:val="en-GB"/>
            <w:rPrChange w:author="Matthew Barbour" w:date="2017-09-08T14:06:19.7439241" w:id="2063396591">
              <w:rPr/>
            </w:rPrChange>
          </w:rPr>
          <w:t xml:space="preserve">diversity </w:t>
        </w:r>
      </w:ins>
      <w:ins w:author="Matthew Barbour" w:date="2017-09-09T06:22:09.9609221" w:id="1751300286">
        <w:r w:rsidRPr="71EFB0AE" w:rsidR="37FB45F2">
          <w:rPr>
            <w:rFonts w:hAnsi="Calibri" w:eastAsia="" w:cs="Arial" w:hAnsiTheme="minorAscii" w:eastAsiaTheme="minorEastAsia" w:cstheme="minorBidi"/>
            <w:lang w:val="en-GB"/>
            <w:rPrChange w:author="Matthew Barbour" w:date="2017-09-08T14:06:19.7439241" w:id="1506164758">
              <w:rPr/>
            </w:rPrChange>
          </w:rPr>
          <w:t xml:space="preserve">will </w:t>
        </w:r>
      </w:ins>
      <w:ins w:author="Matthew Barbour" w:date="2017-09-08T14:06:19.7439241" w:id="1102853440">
        <w:r w:rsidRPr="71EFB0AE" w:rsidR="71EFB0AE">
          <w:rPr>
            <w:rFonts w:hAnsi="Calibri" w:eastAsia="" w:cs="Arial" w:hAnsiTheme="minorAscii" w:eastAsiaTheme="minorEastAsia" w:cstheme="minorBidi"/>
            <w:lang w:val="en-GB"/>
            <w:rPrChange w:author="Matthew Barbour" w:date="2017-09-08T14:06:19.7439241" w:id="702178616">
              <w:rPr/>
            </w:rPrChange>
          </w:rPr>
          <w:t xml:space="preserve">affect</w:t>
        </w:r>
        <w:r w:rsidRPr="71EFB0AE" w:rsidR="71EFB0AE">
          <w:rPr>
            <w:rFonts w:hAnsi="Calibri" w:eastAsia="" w:cs="Arial" w:hAnsiTheme="minorAscii" w:eastAsiaTheme="minorEastAsia" w:cstheme="minorBidi"/>
            <w:lang w:val="en-GB"/>
            <w:rPrChange w:author="Matthew Barbour" w:date="2017-09-08T14:06:19.7439241" w:id="1004093119">
              <w:rPr/>
            </w:rPrChange>
          </w:rPr>
          <w:t xml:space="preserve"> the structure of plant-animal networks. Our model predicts that increasing </w:t>
        </w:r>
      </w:ins>
      <w:ins w:author="Matthew Barbour" w:date="2017-09-08T14:16:11.9804433" w:id="1258088446">
        <w:r w:rsidRPr="71EFB0AE" w:rsidR="26E7BC4C">
          <w:rPr>
            <w:rFonts w:hAnsi="Calibri" w:eastAsia="" w:cs="Arial" w:hAnsiTheme="minorAscii" w:eastAsiaTheme="minorEastAsia" w:cstheme="minorBidi"/>
            <w:lang w:val="en-GB"/>
            <w:rPrChange w:author="Matthew Barbour" w:date="2017-09-08T14:06:19.7439241" w:id="593460706">
              <w:rPr/>
            </w:rPrChange>
          </w:rPr>
          <w:t>plant</w:t>
        </w:r>
        <w:r w:rsidRPr="71EFB0AE" w:rsidR="26E7BC4C">
          <w:rPr>
            <w:rFonts w:hAnsi="Calibri" w:eastAsia="" w:cs="Arial" w:hAnsiTheme="minorAscii" w:eastAsiaTheme="minorEastAsia" w:cstheme="minorBidi"/>
            <w:lang w:val="en-GB"/>
            <w:rPrChange w:author="Matthew Barbour" w:date="2017-09-08T14:06:19.7439241" w:id="335369721">
              <w:rPr/>
            </w:rPrChange>
          </w:rPr>
          <w:t xml:space="preserve"> </w:t>
        </w:r>
      </w:ins>
      <w:ins w:author="Matthew Barbour" w:date="2017-09-09T08:27:08.3578996" w:id="2031890036">
        <w:r w:rsidRPr="71EFB0AE" w:rsidR="7D977B07">
          <w:rPr>
            <w:rFonts w:hAnsi="Calibri" w:eastAsia="" w:cs="Arial" w:hAnsiTheme="minorAscii" w:eastAsiaTheme="minorEastAsia" w:cstheme="minorBidi"/>
            <w:lang w:val="en-GB"/>
            <w:rPrChange w:author="Matthew Barbour" w:date="2017-09-08T14:06:19.7439241" w:id="1066916810">
              <w:rPr/>
            </w:rPrChange>
          </w:rPr>
          <w:t xml:space="preserve">functional</w:t>
        </w:r>
        <w:r w:rsidRPr="71EFB0AE" w:rsidR="3F97DBCA">
          <w:rPr>
            <w:rFonts w:hAnsi="Calibri" w:eastAsia="" w:cs="Arial" w:hAnsiTheme="minorAscii" w:eastAsiaTheme="minorEastAsia" w:cstheme="minorBidi"/>
            <w:lang w:val="en-GB"/>
            <w:rPrChange w:author="Matthew Barbour" w:date="2017-09-08T14:06:19.7439241" w:id="1351613817">
              <w:rPr/>
            </w:rPrChange>
          </w:rPr>
          <w:t xml:space="preserve"> </w:t>
        </w:r>
      </w:ins>
      <w:ins w:author="Matthew Barbour" w:date="2017-09-08T14:06:19.7439241" w:id="785054734">
        <w:r w:rsidRPr="71EFB0AE" w:rsidR="71EFB0AE">
          <w:rPr>
            <w:rFonts w:hAnsi="Calibri" w:eastAsia="" w:cs="Arial" w:hAnsiTheme="minorAscii" w:eastAsiaTheme="minorEastAsia" w:cstheme="minorBidi"/>
            <w:lang w:val="en-GB"/>
            <w:rPrChange w:author="Matthew Barbour" w:date="2017-09-08T14:06:19.7439241" w:id="1257317738">
              <w:rPr/>
            </w:rPrChange>
          </w:rPr>
          <w:t xml:space="preserve">divers</w:t>
        </w:r>
        <w:r w:rsidRPr="71EFB0AE" w:rsidR="71EFB0AE">
          <w:rPr>
            <w:rFonts w:hAnsi="Calibri" w:eastAsia="" w:cs="Arial" w:hAnsiTheme="minorAscii" w:eastAsiaTheme="minorEastAsia" w:cstheme="minorBidi"/>
            <w:lang w:val="en-GB"/>
            <w:rPrChange w:author="Matthew Barbour" w:date="2017-09-08T14:06:19.7439241" w:id="1227543209">
              <w:rPr/>
            </w:rPrChange>
          </w:rPr>
          <w:t xml:space="preserve">ity enhances the modular structure of the network; however, this relationship is dampened when interacting with a </w:t>
        </w:r>
        <w:r w:rsidRPr="71EFB0AE" w:rsidR="71EFB0AE">
          <w:rPr>
            <w:rFonts w:hAnsi="Calibri" w:eastAsia="" w:cs="Arial" w:hAnsiTheme="minorAscii" w:eastAsiaTheme="minorEastAsia" w:cstheme="minorBidi"/>
            <w:lang w:val="en-GB"/>
            <w:rPrChange w:author="Matthew Barbour" w:date="2017-09-08T14:06:19.7439241" w:id="1298515347">
              <w:rPr/>
            </w:rPrChange>
          </w:rPr>
          <w:t xml:space="preserve">generalist animal community. </w:t>
        </w:r>
        <w:r w:rsidRPr="71EFB0AE" w:rsidR="71EFB0AE">
          <w:rPr>
            <w:rFonts w:hAnsi="Calibri" w:eastAsia="" w:cs="Arial" w:hAnsiTheme="minorAscii" w:eastAsiaTheme="minorEastAsia" w:cstheme="minorBidi"/>
            <w:lang w:val="en-GB"/>
            <w:rPrChange w:author="Matthew Barbour" w:date="2017-09-08T14:06:19.7439241" w:id="705377377">
              <w:rPr/>
            </w:rPrChange>
          </w:rPr>
          <w:t xml:space="preserve">Importantly, our model offers testable predictions that can </w:t>
        </w:r>
        <w:r w:rsidRPr="71EFB0AE" w:rsidR="71EFB0AE">
          <w:rPr>
            <w:rFonts w:hAnsi="Calibri" w:eastAsia="" w:cs="Arial" w:hAnsiTheme="minorAscii" w:eastAsiaTheme="minorEastAsia" w:cstheme="minorBidi"/>
            <w:lang w:val="en-GB"/>
            <w:rPrChange w:author="Matthew Barbour" w:date="2017-09-08T14:06:19.7439241" w:id="1008621403">
              <w:rPr/>
            </w:rPrChange>
          </w:rPr>
          <w:t xml:space="preserve">be acquired </w:t>
        </w:r>
        <w:r w:rsidRPr="71EFB0AE" w:rsidR="71EFB0AE">
          <w:rPr>
            <w:rFonts w:hAnsi="Calibri" w:eastAsia="" w:cs="Arial" w:hAnsiTheme="minorAscii" w:eastAsiaTheme="minorEastAsia" w:cstheme="minorBidi"/>
            <w:lang w:val="en-GB"/>
            <w:rPrChange w:author="Matthew Barbour" w:date="2017-09-08T14:06:19.7439241" w:id="281924611">
              <w:rPr/>
            </w:rPrChange>
          </w:rPr>
          <w:t xml:space="preserve">readily </w:t>
        </w:r>
        <w:r w:rsidRPr="71EFB0AE" w:rsidR="71EFB0AE">
          <w:rPr>
            <w:rFonts w:hAnsi="Calibri" w:eastAsia="" w:cs="Arial" w:hAnsiTheme="minorAscii" w:eastAsiaTheme="minorEastAsia" w:cstheme="minorBidi"/>
            <w:lang w:val="en-GB"/>
            <w:rPrChange w:author="Matthew Barbour" w:date="2017-09-08T14:06:19.7439241" w:id="1197197951">
              <w:rPr/>
            </w:rPrChange>
          </w:rPr>
          <w:t>from empirical</w:t>
        </w:r>
        <w:r w:rsidRPr="71EFB0AE" w:rsidR="71EFB0AE">
          <w:rPr>
            <w:rFonts w:hAnsi="Calibri" w:eastAsia="" w:cs="Arial" w:hAnsiTheme="minorAscii" w:eastAsiaTheme="minorEastAsia" w:cstheme="minorBidi"/>
            <w:lang w:val="en-GB"/>
            <w:rPrChange w:author="Matthew Barbour" w:date="2017-09-08T14:06:19.7439241" w:id="746848642">
              <w:rPr/>
            </w:rPrChange>
          </w:rPr>
          <w:t xml:space="preserve"> data. </w:t>
        </w:r>
      </w:ins>
      <w:ins w:author="Matthew Barbour" w:date="2017-09-09T08:29:08.8301384" w:id="566192436">
        <w:r w:rsidRPr="4DF7EC52" w:rsidR="4DF7EC52">
          <w:rPr>
            <w:rFonts w:hAnsi="Calibri" w:eastAsia="" w:cs="Arial" w:hAnsiTheme="minorAscii" w:eastAsiaTheme="minorEastAsia" w:cstheme="minorBidi"/>
            <w:lang w:val="en-GB"/>
            <w:rPrChange w:author="Matthew Barbour" w:date="2017-09-09T08:29:08.8301384" w:id="927428210">
              <w:rPr/>
            </w:rPrChange>
          </w:rPr>
          <w:t>G</w:t>
        </w:r>
        <w:r w:rsidRPr="4DF7EC52" w:rsidR="4DF7EC52">
          <w:rPr>
            <w:rFonts w:hAnsi="Calibri" w:eastAsia="" w:cs="Arial" w:hAnsiTheme="minorAscii" w:eastAsiaTheme="minorEastAsia" w:cstheme="minorBidi"/>
            <w:lang w:val="en-GB"/>
            <w:rPrChange w:author="Matthew Barbour" w:date="2017-09-09T08:29:08.8301384" w:id="169128955">
              <w:rPr/>
            </w:rPrChange>
          </w:rPr>
          <w:t xml:space="preserve">iven the theoretical relationships between </w:t>
        </w:r>
        <w:r w:rsidRPr="4DF7EC52" w:rsidR="4DF7EC52">
          <w:rPr>
            <w:rFonts w:hAnsi="Calibri" w:eastAsia="" w:cs="Arial" w:hAnsiTheme="minorAscii" w:eastAsiaTheme="minorEastAsia" w:cstheme="minorBidi"/>
            <w:lang w:val="en-GB"/>
            <w:rPrChange w:author="Matthew Barbour" w:date="2017-09-09T08:29:08.8301384" w:id="1092564055">
              <w:rPr/>
            </w:rPrChange>
          </w:rPr>
          <w:t xml:space="preserve">network </w:t>
        </w:r>
        <w:r w:rsidRPr="4DF7EC52" w:rsidR="4DF7EC52">
          <w:rPr>
            <w:rFonts w:hAnsi="Calibri" w:eastAsia="" w:cs="Arial" w:hAnsiTheme="minorAscii" w:eastAsiaTheme="minorEastAsia" w:cstheme="minorBidi"/>
            <w:lang w:val="en-GB"/>
            <w:rPrChange w:author="Matthew Barbour" w:date="2017-09-09T08:29:08.8301384" w:id="307153728">
              <w:rPr/>
            </w:rPrChange>
          </w:rPr>
          <w:t xml:space="preserve">structure and stability, our model </w:t>
        </w:r>
        <w:r w:rsidRPr="4DF7EC52" w:rsidR="4DF7EC52">
          <w:rPr>
            <w:rFonts w:hAnsi="Calibri" w:eastAsia="" w:cs="Arial" w:hAnsiTheme="minorAscii" w:eastAsiaTheme="minorEastAsia" w:cstheme="minorBidi"/>
            <w:lang w:val="en-GB"/>
            <w:rPrChange w:author="Matthew Barbour" w:date="2017-09-09T08:29:08.8301384" w:id="821802107">
              <w:rPr/>
            </w:rPrChange>
          </w:rPr>
          <w:t>indicates</w:t>
        </w:r>
        <w:r w:rsidRPr="4DF7EC52" w:rsidR="4DF7EC52">
          <w:rPr>
            <w:rFonts w:hAnsi="Calibri" w:eastAsia="" w:cs="Arial" w:hAnsiTheme="minorAscii" w:eastAsiaTheme="minorEastAsia" w:cstheme="minorBidi"/>
            <w:lang w:val="en-GB"/>
            <w:rPrChange w:author="Matthew Barbour" w:date="2017-09-09T08:29:08.8301384" w:id="1709658366">
              <w:rPr/>
            </w:rPrChange>
          </w:rPr>
          <w:t xml:space="preserve"> </w:t>
        </w:r>
        <w:r w:rsidRPr="4DF7EC52" w:rsidR="4DF7EC52">
          <w:rPr>
            <w:rFonts w:hAnsi="Calibri" w:eastAsia="" w:cs="Arial" w:hAnsiTheme="minorAscii" w:eastAsiaTheme="minorEastAsia" w:cstheme="minorBidi"/>
            <w:lang w:val="en-GB"/>
            <w:rPrChange w:author="Matthew Barbour" w:date="2017-09-09T08:29:08.8301384" w:id="1241360248">
              <w:rPr/>
            </w:rPrChange>
          </w:rPr>
          <w:t xml:space="preserve">that plant functional diversity </w:t>
        </w:r>
        <w:r w:rsidRPr="4DF7EC52" w:rsidR="4DF7EC52">
          <w:rPr>
            <w:rFonts w:hAnsi="Calibri" w:eastAsia="" w:cs="Arial" w:hAnsiTheme="minorAscii" w:eastAsiaTheme="minorEastAsia" w:cstheme="minorBidi"/>
            <w:lang w:val="en-GB"/>
            <w:rPrChange w:author="Matthew Barbour" w:date="2017-09-09T08:29:08.8301384" w:id="1333576784">
              <w:rPr/>
            </w:rPrChange>
          </w:rPr>
          <w:t>could stabilize or de</w:t>
        </w:r>
        <w:r w:rsidRPr="4DF7EC52" w:rsidR="4DF7EC52">
          <w:rPr>
            <w:rFonts w:hAnsi="Calibri" w:eastAsia="" w:cs="Arial" w:hAnsiTheme="minorAscii" w:eastAsiaTheme="minorEastAsia" w:cstheme="minorBidi"/>
            <w:lang w:val="en-GB"/>
            <w:rPrChange w:author="Matthew Barbour" w:date="2017-09-09T08:29:08.8301384" w:id="2068877340">
              <w:rPr/>
            </w:rPrChange>
          </w:rPr>
          <w:t>stabilize interaction networks, d</w:t>
        </w:r>
        <w:r w:rsidRPr="4DF7EC52" w:rsidR="4DF7EC52">
          <w:rPr>
            <w:rFonts w:hAnsi="Calibri" w:eastAsia="" w:cs="Arial" w:hAnsiTheme="minorAscii" w:eastAsiaTheme="minorEastAsia" w:cstheme="minorBidi"/>
            <w:lang w:val="en-GB"/>
            <w:rPrChange w:author="Matthew Barbour" w:date="2017-09-09T08:29:08.8301384" w:id="485355192">
              <w:rPr/>
            </w:rPrChange>
          </w:rPr>
          <w:t>e</w:t>
        </w:r>
        <w:r w:rsidRPr="4DF7EC52" w:rsidR="4DF7EC52">
          <w:rPr>
            <w:rFonts w:hAnsi="Calibri" w:eastAsia="" w:cs="Arial" w:hAnsiTheme="minorAscii" w:eastAsiaTheme="minorEastAsia" w:cstheme="minorBidi"/>
            <w:lang w:val="en-GB"/>
            <w:rPrChange w:author="Matthew Barbour" w:date="2017-09-09T08:29:08.8301384" w:id="959117543">
              <w:rPr/>
            </w:rPrChange>
          </w:rPr>
          <w:t>p</w:t>
        </w:r>
        <w:r w:rsidRPr="4DF7EC52" w:rsidR="4DF7EC52">
          <w:rPr>
            <w:rFonts w:hAnsi="Calibri" w:eastAsia="" w:cs="Arial" w:hAnsiTheme="minorAscii" w:eastAsiaTheme="minorEastAsia" w:cstheme="minorBidi"/>
            <w:lang w:val="en-GB"/>
            <w:rPrChange w:author="Matthew Barbour" w:date="2017-09-09T08:29:08.8301384" w:id="889046137">
              <w:rPr/>
            </w:rPrChange>
          </w:rPr>
          <w:t>e</w:t>
        </w:r>
        <w:r w:rsidRPr="4DF7EC52" w:rsidR="4DF7EC52">
          <w:rPr>
            <w:rFonts w:hAnsi="Calibri" w:eastAsia="" w:cs="Arial" w:hAnsiTheme="minorAscii" w:eastAsiaTheme="minorEastAsia" w:cstheme="minorBidi"/>
            <w:lang w:val="en-GB"/>
            <w:rPrChange w:author="Matthew Barbour" w:date="2017-09-09T08:29:08.8301384" w:id="939457453">
              <w:rPr/>
            </w:rPrChange>
          </w:rPr>
          <w:t>n</w:t>
        </w:r>
        <w:r w:rsidRPr="4DF7EC52" w:rsidR="4DF7EC52">
          <w:rPr>
            <w:rFonts w:hAnsi="Calibri" w:eastAsia="" w:cs="Arial" w:hAnsiTheme="minorAscii" w:eastAsiaTheme="minorEastAsia" w:cstheme="minorBidi"/>
            <w:lang w:val="en-GB"/>
            <w:rPrChange w:author="Matthew Barbour" w:date="2017-09-09T08:29:08.8301384" w:id="580015827">
              <w:rPr/>
            </w:rPrChange>
          </w:rPr>
          <w:t>d</w:t>
        </w:r>
        <w:r w:rsidRPr="4DF7EC52" w:rsidR="4DF7EC52">
          <w:rPr>
            <w:rFonts w:hAnsi="Calibri" w:eastAsia="" w:cs="Arial" w:hAnsiTheme="minorAscii" w:eastAsiaTheme="minorEastAsia" w:cstheme="minorBidi"/>
            <w:lang w:val="en-GB"/>
            <w:rPrChange w:author="Matthew Barbour" w:date="2017-09-09T08:29:08.8301384" w:id="758407667">
              <w:rPr/>
            </w:rPrChange>
          </w:rPr>
          <w:t>i</w:t>
        </w:r>
        <w:r w:rsidRPr="4DF7EC52" w:rsidR="4DF7EC52">
          <w:rPr>
            <w:rFonts w:hAnsi="Calibri" w:eastAsia="" w:cs="Arial" w:hAnsiTheme="minorAscii" w:eastAsiaTheme="minorEastAsia" w:cstheme="minorBidi"/>
            <w:lang w:val="en-GB"/>
            <w:rPrChange w:author="Matthew Barbour" w:date="2017-09-09T08:29:08.8301384" w:id="83249989">
              <w:rPr/>
            </w:rPrChange>
          </w:rPr>
          <w:t>n</w:t>
        </w:r>
        <w:r w:rsidRPr="4DF7EC52" w:rsidR="4DF7EC52">
          <w:rPr>
            <w:rFonts w:hAnsi="Calibri" w:eastAsia="" w:cs="Arial" w:hAnsiTheme="minorAscii" w:eastAsiaTheme="minorEastAsia" w:cstheme="minorBidi"/>
            <w:lang w:val="en-GB"/>
            <w:rPrChange w:author="Matthew Barbour" w:date="2017-09-09T08:29:08.8301384" w:id="1870197964">
              <w:rPr/>
            </w:rPrChange>
          </w:rPr>
          <w:t>g</w:t>
        </w:r>
        <w:r w:rsidRPr="4DF7EC52" w:rsidR="4DF7EC52">
          <w:rPr>
            <w:rFonts w:hAnsi="Calibri" w:eastAsia="" w:cs="Arial" w:hAnsiTheme="minorAscii" w:eastAsiaTheme="minorEastAsia" w:cstheme="minorBidi"/>
            <w:lang w:val="en-GB"/>
            <w:rPrChange w:author="Matthew Barbour" w:date="2017-09-09T08:29:08.8301384" w:id="318808203">
              <w:rPr/>
            </w:rPrChange>
          </w:rPr>
          <w:t xml:space="preserve"> </w:t>
        </w:r>
        <w:r w:rsidRPr="4DF7EC52" w:rsidR="4DF7EC52">
          <w:rPr>
            <w:rFonts w:hAnsi="Calibri" w:eastAsia="" w:cs="Arial" w:hAnsiTheme="minorAscii" w:eastAsiaTheme="minorEastAsia" w:cstheme="minorBidi"/>
            <w:lang w:val="en-GB"/>
            <w:rPrChange w:author="Matthew Barbour" w:date="2017-09-09T08:29:08.8301384" w:id="1723081893">
              <w:rPr/>
            </w:rPrChange>
          </w:rPr>
          <w:t>o</w:t>
        </w:r>
        <w:r w:rsidRPr="4DF7EC52" w:rsidR="4DF7EC52">
          <w:rPr>
            <w:rFonts w:hAnsi="Calibri" w:eastAsia="" w:cs="Arial" w:hAnsiTheme="minorAscii" w:eastAsiaTheme="minorEastAsia" w:cstheme="minorBidi"/>
            <w:lang w:val="en-GB"/>
            <w:rPrChange w:author="Matthew Barbour" w:date="2017-09-09T08:29:08.8301384" w:id="1816612457">
              <w:rPr/>
            </w:rPrChange>
          </w:rPr>
          <w:t>n</w:t>
        </w:r>
        <w:r w:rsidRPr="4DF7EC52" w:rsidR="4DF7EC52">
          <w:rPr>
            <w:rFonts w:hAnsi="Calibri" w:eastAsia="" w:cs="Arial" w:hAnsiTheme="minorAscii" w:eastAsiaTheme="minorEastAsia" w:cstheme="minorBidi"/>
            <w:lang w:val="en-GB"/>
            <w:rPrChange w:author="Matthew Barbour" w:date="2017-09-09T08:29:08.8301384" w:id="651876675">
              <w:rPr/>
            </w:rPrChange>
          </w:rPr>
          <w:t xml:space="preserve"> whether interacting animals are antagonists or mutualists.</w:t>
        </w:r>
      </w:ins>
    </w:p>
    <w:p w:rsidRPr="00B11F54" w:rsidR="008A58F2" w:rsidDel="4DF7EC52" w:rsidP="4AFE2B99" w:rsidRDefault="008A58F2" w14:paraId="6BE8D4C1" w14:textId="7502621F" w14:noSpellErr="1">
      <w:pPr>
        <w:pStyle w:val="Normal"/>
        <w:jc w:val="both"/>
        <w:rPr>
          <w:del w:author="Matthew Barbour" w:date="2017-09-09T08:29:08.8301384" w:id="174552650"/>
          <w:rFonts w:hAnsi="Calibri" w:eastAsia="" w:cs="Arial" w:hAnsiTheme="minorAscii" w:eastAsiaTheme="minorEastAsia" w:cstheme="minorBidi"/>
          <w:lang w:val="en-GB"/>
          <w:rPrChange w:author="Matthew Barbour" w:date="2017-09-09T08:28:08.2368958" w:id="2028699217">
            <w:rPr/>
          </w:rPrChange>
        </w:rPr>
        <w:pPrChange w:author="Matthew Barbour" w:date="2017-09-09T08:28:08.2368958" w:id="905470353">
          <w:pPr>
            <w:jc w:val="both"/>
          </w:pPr>
        </w:pPrChange>
      </w:pPr>
      <w:del w:author="Matthew Barbour" w:date="2017-09-08T14:14:11.1365134" w:id="2145437562">
        <w:r w:rsidRPr="668433C5" w:rsidDel="3FEEF3AE">
          <w:rPr>
            <w:rFonts w:eastAsia="" w:eastAsiaTheme="majorEastAsia"/>
            <w:lang w:val="en-GB"/>
            <w:rPrChange w:author="Matthew Barbour" w:date="2017-09-04T12:40:17.7666003" w:id="949412109">
              <w:rPr>
                <w:rFonts w:eastAsiaTheme="majorEastAsia"/>
                <w:lang w:val="en-GB"/>
              </w:rPr>
            </w:rPrChange>
          </w:rPr>
          <w:delText xml:space="preserve">Variation in the architecture of </w:delText>
        </w:r>
        <w:r w:rsidRPr="668433C5" w:rsidDel="3FEEF3AE" w:rsidR="00B07B3E">
          <w:rPr>
            <w:rFonts w:eastAsia="" w:eastAsiaTheme="majorEastAsia"/>
            <w:lang w:val="en-GB"/>
            <w:rPrChange w:author="Matthew Barbour" w:date="2017-09-04T12:40:17.7666003" w:id="1905449978">
              <w:rPr>
                <w:rFonts w:eastAsiaTheme="majorEastAsia"/>
                <w:lang w:val="en-GB"/>
              </w:rPr>
            </w:rPrChange>
          </w:rPr>
          <w:delText>plant-animal</w:delText>
        </w:r>
        <w:r w:rsidRPr="668433C5" w:rsidDel="3FEEF3AE">
          <w:rPr>
            <w:rFonts w:eastAsia="" w:eastAsiaTheme="majorEastAsia"/>
            <w:lang w:val="en-GB"/>
            <w:rPrChange w:author="Matthew Barbour" w:date="2017-09-04T12:40:17.7666003" w:id="365812886">
              <w:rPr>
                <w:rFonts w:eastAsiaTheme="majorEastAsia"/>
                <w:lang w:val="en-GB"/>
              </w:rPr>
            </w:rPrChange>
          </w:rPr>
          <w:delText xml:space="preserve"> interactions has long been associated with the stability of communities. However, the fundamental drivers of these patterns</w:delText>
        </w:r>
        <w:r w:rsidRPr="668433C5" w:rsidDel="3FEEF3AE" w:rsidR="00B75529">
          <w:rPr>
            <w:rFonts w:eastAsia="" w:eastAsiaTheme="majorEastAsia"/>
            <w:lang w:val="en-GB"/>
            <w:rPrChange w:author="Matthew Barbour" w:date="2017-09-04T12:40:17.7666003" w:id="172342676">
              <w:rPr>
                <w:rFonts w:eastAsiaTheme="majorEastAsia"/>
                <w:lang w:val="en-GB"/>
              </w:rPr>
            </w:rPrChange>
          </w:rPr>
          <w:delText xml:space="preserve"> </w:delText>
        </w:r>
        <w:r w:rsidRPr="668433C5" w:rsidDel="3FEEF3AE" w:rsidR="00C17DC9">
          <w:rPr>
            <w:rFonts w:eastAsia="" w:eastAsiaTheme="majorEastAsia"/>
            <w:lang w:val="en-GB"/>
            <w:rPrChange w:author="Matthew Barbour" w:date="2017-09-04T12:40:17.7666003" w:id="666360575">
              <w:rPr>
                <w:rFonts w:eastAsiaTheme="majorEastAsia"/>
                <w:lang w:val="en-GB"/>
              </w:rPr>
            </w:rPrChange>
          </w:rPr>
          <w:delText>that promote</w:delText>
        </w:r>
        <w:r w:rsidRPr="668433C5" w:rsidDel="3FEEF3AE" w:rsidR="00B75529">
          <w:rPr>
            <w:rFonts w:eastAsia="" w:eastAsiaTheme="majorEastAsia"/>
            <w:lang w:val="en-GB"/>
            <w:rPrChange w:author="Matthew Barbour" w:date="2017-09-04T12:40:17.7666003" w:id="1191725783">
              <w:rPr>
                <w:rFonts w:eastAsiaTheme="majorEastAsia"/>
                <w:lang w:val="en-GB"/>
              </w:rPr>
            </w:rPrChange>
          </w:rPr>
          <w:delText xml:space="preserve"> </w:delText>
        </w:r>
        <w:r w:rsidRPr="668433C5" w:rsidDel="3FEEF3AE" w:rsidR="00C471FD">
          <w:rPr>
            <w:rFonts w:eastAsia="" w:eastAsiaTheme="majorEastAsia"/>
            <w:lang w:val="en-GB"/>
            <w:rPrChange w:author="Matthew Barbour" w:date="2017-09-04T12:40:17.7666003" w:id="1752531083">
              <w:rPr>
                <w:rFonts w:eastAsiaTheme="majorEastAsia"/>
                <w:lang w:val="en-GB"/>
              </w:rPr>
            </w:rPrChange>
          </w:rPr>
          <w:delText>communi</w:delText>
        </w:r>
      </w:del>
      <w:bookmarkStart w:name="_GoBack" w:id="0"/>
      <w:bookmarkEnd w:id="0"/>
      <w:del w:author="Matthew Barbour" w:date="2017-09-08T14:14:11.1365134" w:id="2119983454">
        <w:r w:rsidRPr="668433C5" w:rsidDel="3FEEF3AE" w:rsidR="00C471FD">
          <w:rPr>
            <w:rFonts w:eastAsia="" w:eastAsiaTheme="majorEastAsia"/>
            <w:lang w:val="en-GB"/>
            <w:rPrChange w:author="Matthew Barbour" w:date="2017-09-04T12:40:17.7666003" w:id="1819961807">
              <w:rPr>
                <w:rFonts w:eastAsiaTheme="majorEastAsia"/>
                <w:lang w:val="en-GB"/>
              </w:rPr>
            </w:rPrChange>
          </w:rPr>
          <w:delText xml:space="preserve">ty </w:delText>
        </w:r>
        <w:r w:rsidRPr="668433C5" w:rsidDel="3FEEF3AE" w:rsidR="00B75529">
          <w:rPr>
            <w:rFonts w:eastAsia="" w:eastAsiaTheme="majorEastAsia"/>
            <w:lang w:val="en-GB"/>
            <w:rPrChange w:author="Matthew Barbour" w:date="2017-09-04T12:40:17.7666003" w:id="1524383264">
              <w:rPr>
                <w:rFonts w:eastAsiaTheme="majorEastAsia"/>
                <w:lang w:val="en-GB"/>
              </w:rPr>
            </w:rPrChange>
          </w:rPr>
          <w:delText xml:space="preserve">stability </w:delText>
        </w:r>
        <w:r w:rsidRPr="668433C5" w:rsidDel="3FEEF3AE">
          <w:rPr>
            <w:rFonts w:eastAsia="" w:eastAsiaTheme="majorEastAsia"/>
            <w:lang w:val="en-GB"/>
            <w:rPrChange w:author="Matthew Barbour" w:date="2017-09-04T12:40:17.7666003" w:id="2066131035">
              <w:rPr>
                <w:rFonts w:eastAsiaTheme="majorEastAsia"/>
                <w:lang w:val="en-GB"/>
              </w:rPr>
            </w:rPrChange>
          </w:rPr>
          <w:delText xml:space="preserve">remain poorly resolved. We provide an overview of the debate </w:delText>
        </w:r>
        <w:r w:rsidRPr="668433C5" w:rsidDel="3FEEF3AE" w:rsidR="00B75529">
          <w:rPr>
            <w:rFonts w:eastAsia="" w:eastAsiaTheme="majorEastAsia"/>
            <w:lang w:val="en-GB"/>
            <w:rPrChange w:author="Matthew Barbour" w:date="2017-09-04T12:40:17.7666003" w:id="1284978936">
              <w:rPr>
                <w:rFonts w:eastAsiaTheme="majorEastAsia"/>
                <w:lang w:val="en-GB"/>
              </w:rPr>
            </w:rPrChange>
          </w:rPr>
          <w:delText>on</w:delText>
        </w:r>
        <w:r w:rsidRPr="668433C5" w:rsidDel="3FEEF3AE" w:rsidR="00B75529">
          <w:rPr>
            <w:rFonts w:eastAsia="" w:eastAsiaTheme="majorEastAsia"/>
            <w:lang w:val="en-GB"/>
            <w:rPrChange w:author="Matthew Barbour" w:date="2017-09-04T12:40:17.7666003" w:id="886307527">
              <w:rPr>
                <w:rFonts w:eastAsiaTheme="majorEastAsia"/>
                <w:lang w:val="en-GB"/>
              </w:rPr>
            </w:rPrChange>
          </w:rPr>
          <w:delText xml:space="preserve"> </w:delText>
        </w:r>
        <w:r w:rsidRPr="668433C5" w:rsidDel="3FEEF3AE">
          <w:rPr>
            <w:rFonts w:eastAsia="" w:eastAsiaTheme="majorEastAsia"/>
            <w:lang w:val="en-GB"/>
            <w:rPrChange w:author="Matthew Barbour" w:date="2017-09-04T12:40:17.7666003" w:id="1753779781">
              <w:rPr>
                <w:rFonts w:eastAsiaTheme="majorEastAsia"/>
                <w:lang w:val="en-GB"/>
              </w:rPr>
            </w:rPrChange>
          </w:rPr>
          <w:delText>how ecological stability emerges and</w:delText>
        </w:r>
        <w:r w:rsidRPr="668433C5" w:rsidDel="3FEEF3AE" w:rsidR="00C17DC9">
          <w:rPr>
            <w:rFonts w:eastAsia="" w:eastAsiaTheme="majorEastAsia"/>
            <w:lang w:val="en-GB"/>
            <w:rPrChange w:author="Matthew Barbour" w:date="2017-09-04T12:40:17.7666003" w:id="1476960672">
              <w:rPr>
                <w:rFonts w:eastAsiaTheme="majorEastAsia"/>
                <w:lang w:val="en-GB"/>
              </w:rPr>
            </w:rPrChange>
          </w:rPr>
          <w:delText xml:space="preserve"> suggest</w:delText>
        </w:r>
        <w:r w:rsidRPr="668433C5" w:rsidDel="3FEEF3AE">
          <w:rPr>
            <w:rFonts w:eastAsia="" w:eastAsiaTheme="majorEastAsia"/>
            <w:lang w:val="en-GB"/>
            <w:rPrChange w:author="Matthew Barbour" w:date="2017-09-04T12:40:17.7666003" w:id="1292222176">
              <w:rPr>
                <w:rFonts w:eastAsiaTheme="majorEastAsia"/>
                <w:lang w:val="en-GB"/>
              </w:rPr>
            </w:rPrChange>
          </w:rPr>
          <w:delText xml:space="preserve"> new</w:delText>
        </w:r>
        <w:r w:rsidRPr="668433C5" w:rsidDel="3FEEF3AE" w:rsidR="00C17DC9">
          <w:rPr>
            <w:rFonts w:eastAsia="" w:eastAsiaTheme="majorEastAsia"/>
            <w:lang w:val="en-GB"/>
            <w:rPrChange w:author="Matthew Barbour" w:date="2017-09-04T12:40:17.7666003" w:id="165063325">
              <w:rPr>
                <w:rFonts w:eastAsiaTheme="majorEastAsia"/>
                <w:lang w:val="en-GB"/>
              </w:rPr>
            </w:rPrChange>
          </w:rPr>
          <w:delText xml:space="preserve"> directions for future research </w:delText>
        </w:r>
        <w:r w:rsidRPr="668433C5" w:rsidDel="3FEEF3AE" w:rsidR="00C17DC9">
          <w:rPr>
            <w:rFonts w:eastAsia="" w:eastAsiaTheme="majorEastAsia"/>
            <w:lang w:val="en-GB"/>
            <w:rPrChange w:author="Matthew Barbour" w:date="2017-09-04T12:40:17.7666003" w:id="342742482">
              <w:rPr>
                <w:rFonts w:eastAsiaTheme="majorEastAsia"/>
                <w:lang w:val="en-GB"/>
              </w:rPr>
            </w:rPrChange>
          </w:rPr>
          <w:delText>–</w:delText>
        </w:r>
        <w:r w:rsidRPr="668433C5" w:rsidDel="3FEEF3AE">
          <w:rPr>
            <w:rFonts w:eastAsia="" w:eastAsiaTheme="majorEastAsia"/>
            <w:lang w:val="en-GB"/>
            <w:rPrChange w:author="Matthew Barbour" w:date="2017-09-04T12:40:17.7666003" w:id="156378988">
              <w:rPr>
                <w:rFonts w:eastAsiaTheme="majorEastAsia"/>
                <w:lang w:val="en-GB"/>
              </w:rPr>
            </w:rPrChange>
          </w:rPr>
          <w:delText xml:space="preserve"> </w:delText>
        </w:r>
        <w:r w:rsidRPr="668433C5" w:rsidDel="3FEEF3AE" w:rsidR="00C17DC9">
          <w:rPr>
            <w:rFonts w:eastAsia="" w:eastAsiaTheme="majorEastAsia"/>
            <w:lang w:val="en-GB"/>
            <w:rPrChange w:author="Matthew Barbour" w:date="2017-09-04T12:40:17.7666003" w:id="266597440">
              <w:rPr>
                <w:rFonts w:eastAsiaTheme="majorEastAsia"/>
                <w:lang w:val="en-GB"/>
              </w:rPr>
            </w:rPrChange>
          </w:rPr>
          <w:delText>including</w:delText>
        </w:r>
        <w:r w:rsidRPr="668433C5" w:rsidDel="3FEEF3AE" w:rsidR="000F31EA">
          <w:rPr>
            <w:rFonts w:eastAsia="" w:eastAsiaTheme="majorEastAsia"/>
            <w:lang w:val="en-GB"/>
            <w:rPrChange w:author="Matthew Barbour" w:date="2017-09-04T12:40:17.7666003" w:id="110116674">
              <w:rPr>
                <w:rFonts w:eastAsiaTheme="majorEastAsia"/>
                <w:lang w:val="en-GB"/>
              </w:rPr>
            </w:rPrChange>
          </w:rPr>
          <w:delText xml:space="preserve"> a hypothetical model</w:delText>
        </w:r>
        <w:r w:rsidRPr="668433C5" w:rsidDel="3FEEF3AE">
          <w:rPr>
            <w:rFonts w:eastAsia="" w:eastAsiaTheme="majorEastAsia"/>
            <w:lang w:val="en-GB"/>
            <w:rPrChange w:author="Matthew Barbour" w:date="2017-09-04T12:40:17.7666003" w:id="1275680642">
              <w:rPr>
                <w:rFonts w:eastAsiaTheme="majorEastAsia"/>
                <w:lang w:val="en-GB"/>
              </w:rPr>
            </w:rPrChange>
          </w:rPr>
          <w:delText xml:space="preserve"> using </w:delText>
        </w:r>
        <w:r w:rsidRPr="668433C5" w:rsidDel="3FEEF3AE" w:rsidR="00B75529">
          <w:rPr>
            <w:rFonts w:eastAsia="" w:eastAsiaTheme="majorEastAsia"/>
            <w:lang w:val="en-GB"/>
            <w:rPrChange w:author="Matthew Barbour" w:date="2017-09-04T12:40:17.7666003" w:id="235073568">
              <w:rPr>
                <w:rFonts w:eastAsiaTheme="majorEastAsia"/>
                <w:lang w:val="en-GB"/>
              </w:rPr>
            </w:rPrChange>
          </w:rPr>
          <w:delText xml:space="preserve">functional traits as an </w:delText>
        </w:r>
        <w:r w:rsidRPr="668433C5" w:rsidDel="3FEEF3AE" w:rsidR="000F31EA">
          <w:rPr>
            <w:rFonts w:eastAsia="" w:eastAsiaTheme="majorEastAsia"/>
            <w:lang w:val="en-GB"/>
            <w:rPrChange w:author="Matthew Barbour" w:date="2017-09-04T12:40:17.7666003" w:id="1497838921">
              <w:rPr>
                <w:rFonts w:eastAsiaTheme="majorEastAsia"/>
                <w:lang w:val="en-GB"/>
              </w:rPr>
            </w:rPrChange>
          </w:rPr>
          <w:delText xml:space="preserve">explanation </w:delText>
        </w:r>
        <w:r w:rsidRPr="668433C5" w:rsidDel="3FEEF3AE" w:rsidR="00B75529">
          <w:rPr>
            <w:rFonts w:eastAsia="" w:eastAsiaTheme="majorEastAsia"/>
            <w:lang w:val="en-GB"/>
            <w:rPrChange w:author="Matthew Barbour" w:date="2017-09-04T12:40:17.7666003" w:id="1197815063">
              <w:rPr>
                <w:rFonts w:eastAsiaTheme="majorEastAsia"/>
                <w:lang w:val="en-GB"/>
              </w:rPr>
            </w:rPrChange>
          </w:rPr>
          <w:delText>of community structure</w:delText>
        </w:r>
        <w:r w:rsidRPr="668433C5" w:rsidDel="3FEEF3AE" w:rsidR="00C17DC9">
          <w:rPr>
            <w:rFonts w:eastAsia="" w:eastAsiaTheme="majorEastAsia"/>
            <w:lang w:val="en-GB"/>
            <w:rPrChange w:author="Matthew Barbour" w:date="2017-09-04T12:40:17.7666003" w:id="619585313">
              <w:rPr>
                <w:rFonts w:eastAsiaTheme="majorEastAsia"/>
                <w:lang w:val="en-GB"/>
              </w:rPr>
            </w:rPrChange>
          </w:rPr>
          <w:delText>. W</w:delText>
        </w:r>
        <w:r w:rsidRPr="668433C5" w:rsidDel="3FEEF3AE" w:rsidR="00656A0F">
          <w:rPr>
            <w:rFonts w:eastAsia="" w:eastAsiaTheme="majorEastAsia"/>
            <w:lang w:val="en-GB"/>
            <w:rPrChange w:author="Matthew Barbour" w:date="2017-09-04T12:40:17.7666003" w:id="1665996499">
              <w:rPr>
                <w:rFonts w:eastAsiaTheme="majorEastAsia"/>
                <w:lang w:val="en-GB"/>
              </w:rPr>
            </w:rPrChange>
          </w:rPr>
          <w:delText xml:space="preserve">e </w:delText>
        </w:r>
        <w:r w:rsidRPr="668433C5" w:rsidDel="3FEEF3AE" w:rsidR="00C17DC9">
          <w:rPr>
            <w:rFonts w:eastAsia="" w:eastAsiaTheme="majorEastAsia"/>
            <w:lang w:val="en-GB"/>
            <w:rPrChange w:author="Matthew Barbour" w:date="2017-09-04T12:40:17.7666003" w:id="1948195864">
              <w:rPr>
                <w:rFonts w:eastAsiaTheme="majorEastAsia"/>
                <w:lang w:val="en-GB"/>
              </w:rPr>
            </w:rPrChange>
          </w:rPr>
          <w:delText>propose</w:delText>
        </w:r>
        <w:r w:rsidRPr="668433C5" w:rsidDel="3FEEF3AE" w:rsidR="00656A0F">
          <w:rPr>
            <w:rFonts w:eastAsia="" w:eastAsiaTheme="majorEastAsia"/>
            <w:lang w:val="en-GB"/>
            <w:rPrChange w:author="Matthew Barbour" w:date="2017-09-04T12:40:17.7666003" w:id="148788240">
              <w:rPr>
                <w:rFonts w:eastAsiaTheme="majorEastAsia"/>
                <w:lang w:val="en-GB"/>
              </w:rPr>
            </w:rPrChange>
          </w:rPr>
          <w:delText xml:space="preserve"> that </w:delText>
        </w:r>
        <w:r w:rsidRPr="668433C5" w:rsidDel="3FEEF3AE" w:rsidR="000F31EA">
          <w:rPr>
            <w:rFonts w:eastAsia="" w:eastAsiaTheme="majorEastAsia"/>
            <w:lang w:val="en-GB"/>
            <w:rPrChange w:author="Matthew Barbour" w:date="2017-09-04T12:40:17.7666003" w:id="2106611911">
              <w:rPr>
                <w:rFonts w:eastAsiaTheme="majorEastAsia"/>
                <w:lang w:val="en-GB"/>
              </w:rPr>
            </w:rPrChange>
          </w:rPr>
          <w:delText xml:space="preserve">increasing animal specialization </w:delText>
        </w:r>
        <w:r w:rsidRPr="668433C5" w:rsidDel="3FEEF3AE" w:rsidR="0091511E">
          <w:rPr>
            <w:rFonts w:eastAsia="" w:eastAsiaTheme="majorEastAsia"/>
            <w:lang w:val="en-GB"/>
            <w:rPrChange w:author="Matthew Barbour" w:date="2017-09-04T12:40:17.7666003" w:id="547168591">
              <w:rPr>
                <w:rFonts w:eastAsiaTheme="majorEastAsia"/>
                <w:lang w:val="en-GB"/>
              </w:rPr>
            </w:rPrChange>
          </w:rPr>
          <w:delText xml:space="preserve">will tend the </w:delText>
        </w:r>
        <w:r w:rsidRPr="668433C5" w:rsidDel="3FEEF3AE" w:rsidR="000F31EA">
          <w:rPr>
            <w:rFonts w:eastAsia="" w:eastAsiaTheme="majorEastAsia"/>
            <w:lang w:val="en-GB"/>
            <w:rPrChange w:author="Matthew Barbour" w:date="2017-09-04T12:40:17.7666003" w:id="2089176845">
              <w:rPr>
                <w:rFonts w:eastAsiaTheme="majorEastAsia"/>
                <w:lang w:val="en-GB"/>
              </w:rPr>
            </w:rPrChange>
          </w:rPr>
          <w:delText xml:space="preserve">community towards a more modular construction. </w:delText>
        </w:r>
        <w:r w:rsidRPr="668433C5" w:rsidDel="3FEEF3AE" w:rsidR="001063A2">
          <w:rPr>
            <w:rFonts w:eastAsia="" w:eastAsiaTheme="majorEastAsia"/>
            <w:lang w:val="en-GB"/>
            <w:rPrChange w:author="Matthew Barbour" w:date="2017-09-04T12:40:17.7666003" w:id="552276008">
              <w:rPr>
                <w:rFonts w:eastAsiaTheme="majorEastAsia"/>
                <w:lang w:val="en-GB"/>
              </w:rPr>
            </w:rPrChange>
          </w:rPr>
          <w:delText>Additionally,</w:delText>
        </w:r>
        <w:r w:rsidRPr="668433C5" w:rsidDel="3FEEF3AE" w:rsidR="000F31EA">
          <w:rPr>
            <w:rFonts w:eastAsia="" w:eastAsiaTheme="majorEastAsia"/>
            <w:lang w:val="en-GB"/>
            <w:rPrChange w:author="Matthew Barbour" w:date="2017-09-04T12:40:17.7666003" w:id="2096242199">
              <w:rPr>
                <w:rFonts w:eastAsiaTheme="majorEastAsia"/>
                <w:lang w:val="en-GB"/>
              </w:rPr>
            </w:rPrChange>
          </w:rPr>
          <w:delText xml:space="preserve"> </w:delText>
        </w:r>
        <w:r w:rsidRPr="668433C5" w:rsidDel="3FEEF3AE" w:rsidR="004136DD">
          <w:rPr>
            <w:rFonts w:eastAsia="" w:eastAsiaTheme="majorEastAsia"/>
            <w:lang w:val="en-GB"/>
            <w:rPrChange w:author="Matthew Barbour" w:date="2017-09-04T12:40:17.7666003" w:id="272030700">
              <w:rPr>
                <w:rFonts w:eastAsiaTheme="majorEastAsia"/>
                <w:lang w:val="en-GB"/>
              </w:rPr>
            </w:rPrChange>
          </w:rPr>
          <w:delText xml:space="preserve">as </w:delText>
        </w:r>
        <w:r w:rsidRPr="668433C5" w:rsidDel="3FEEF3AE" w:rsidR="000F31EA">
          <w:rPr>
            <w:rFonts w:eastAsia="" w:eastAsiaTheme="majorEastAsia"/>
            <w:lang w:val="en-GB"/>
            <w:rPrChange w:author="Matthew Barbour" w:date="2017-09-04T12:40:17.7666003" w:id="1048793192">
              <w:rPr>
                <w:rFonts w:eastAsiaTheme="majorEastAsia"/>
                <w:lang w:val="en-GB"/>
              </w:rPr>
            </w:rPrChange>
          </w:rPr>
          <w:delText>species</w:delText>
        </w:r>
        <w:r w:rsidRPr="668433C5" w:rsidDel="3FEEF3AE" w:rsidR="004136DD">
          <w:rPr>
            <w:rFonts w:eastAsia="" w:eastAsiaTheme="majorEastAsia"/>
            <w:lang w:val="en-GB"/>
            <w:rPrChange w:author="Matthew Barbour" w:date="2017-09-04T12:40:17.7666003" w:id="537103249">
              <w:rPr>
                <w:rFonts w:eastAsiaTheme="majorEastAsia"/>
                <w:lang w:val="en-GB"/>
              </w:rPr>
            </w:rPrChange>
          </w:rPr>
          <w:delText xml:space="preserve"> traits</w:delText>
        </w:r>
        <w:r w:rsidRPr="668433C5" w:rsidDel="3FEEF3AE" w:rsidR="0091511E">
          <w:rPr>
            <w:rFonts w:eastAsia="" w:eastAsiaTheme="majorEastAsia"/>
            <w:lang w:val="en-GB"/>
            <w:rPrChange w:author="Matthew Barbour" w:date="2017-09-04T12:40:17.7666003" w:id="2033281698">
              <w:rPr>
                <w:rFonts w:eastAsiaTheme="majorEastAsia"/>
                <w:lang w:val="en-GB"/>
              </w:rPr>
            </w:rPrChange>
          </w:rPr>
          <w:delText xml:space="preserve"> </w:delText>
        </w:r>
        <w:r w:rsidRPr="668433C5" w:rsidDel="3FEEF3AE" w:rsidR="000F31EA">
          <w:rPr>
            <w:rFonts w:eastAsia="" w:eastAsiaTheme="majorEastAsia"/>
            <w:lang w:val="en-GB"/>
            <w:rPrChange w:author="Matthew Barbour" w:date="2017-09-04T12:40:17.7666003" w:id="981863781">
              <w:rPr>
                <w:rFonts w:eastAsiaTheme="majorEastAsia"/>
                <w:lang w:val="en-GB"/>
              </w:rPr>
            </w:rPrChange>
          </w:rPr>
          <w:delText xml:space="preserve">within the plant </w:delText>
        </w:r>
        <w:r w:rsidRPr="668433C5" w:rsidDel="3FEEF3AE" w:rsidR="0099169B">
          <w:rPr>
            <w:rFonts w:eastAsia="" w:eastAsiaTheme="majorEastAsia"/>
            <w:lang w:val="en-GB"/>
            <w:rPrChange w:author="Matthew Barbour" w:date="2017-09-04T12:40:17.7666003" w:id="741938368">
              <w:rPr>
                <w:rFonts w:eastAsiaTheme="majorEastAsia"/>
                <w:lang w:val="en-GB"/>
              </w:rPr>
            </w:rPrChange>
          </w:rPr>
          <w:delText xml:space="preserve">community </w:delText>
        </w:r>
        <w:r w:rsidRPr="668433C5" w:rsidDel="3FEEF3AE" w:rsidR="000F31EA">
          <w:rPr>
            <w:rFonts w:eastAsia="" w:eastAsiaTheme="majorEastAsia"/>
            <w:lang w:val="en-GB"/>
            <w:rPrChange w:author="Matthew Barbour" w:date="2017-09-04T12:40:17.7666003" w:id="940727514">
              <w:rPr>
                <w:rFonts w:eastAsiaTheme="majorEastAsia"/>
                <w:lang w:val="en-GB"/>
              </w:rPr>
            </w:rPrChange>
          </w:rPr>
          <w:delText>become</w:delText>
        </w:r>
        <w:r w:rsidRPr="668433C5" w:rsidDel="3FEEF3AE" w:rsidR="004136DD">
          <w:rPr>
            <w:rFonts w:eastAsia="" w:eastAsiaTheme="majorEastAsia"/>
            <w:lang w:val="en-GB"/>
            <w:rPrChange w:author="Matthew Barbour" w:date="2017-09-04T12:40:17.7666003" w:id="342698025">
              <w:rPr>
                <w:rFonts w:eastAsiaTheme="majorEastAsia"/>
                <w:lang w:val="en-GB"/>
              </w:rPr>
            </w:rPrChange>
          </w:rPr>
          <w:delText xml:space="preserve"> increasing</w:delText>
        </w:r>
        <w:r w:rsidRPr="668433C5" w:rsidDel="3FEEF3AE" w:rsidR="00B75529">
          <w:rPr>
            <w:rFonts w:eastAsia="" w:eastAsiaTheme="majorEastAsia"/>
            <w:lang w:val="en-GB"/>
            <w:rPrChange w:author="Matthew Barbour" w:date="2017-09-04T12:40:17.7666003" w:id="1432796466">
              <w:rPr>
                <w:rFonts w:eastAsiaTheme="majorEastAsia"/>
                <w:lang w:val="en-GB"/>
              </w:rPr>
            </w:rPrChange>
          </w:rPr>
          <w:delText>ly</w:delText>
        </w:r>
        <w:r w:rsidRPr="668433C5" w:rsidDel="3FEEF3AE" w:rsidR="004136DD">
          <w:rPr>
            <w:rFonts w:eastAsia="" w:eastAsiaTheme="majorEastAsia"/>
            <w:lang w:val="en-GB"/>
            <w:rPrChange w:author="Matthew Barbour" w:date="2017-09-04T12:40:17.7666003" w:id="52729640">
              <w:rPr>
                <w:rFonts w:eastAsiaTheme="majorEastAsia"/>
                <w:lang w:val="en-GB"/>
              </w:rPr>
            </w:rPrChange>
          </w:rPr>
          <w:delText xml:space="preserve"> </w:delText>
        </w:r>
      </w:del>
      <w:proofErr w:type="spellStart"/>
      <w:del w:author="Matthew Barbour" w:date="2017-09-08T14:14:11.1365134" w:id="1514330957">
        <w:r w:rsidRPr="668433C5" w:rsidDel="3FEEF3AE" w:rsidR="004136DD">
          <w:rPr>
            <w:rFonts w:eastAsia="" w:eastAsiaTheme="majorEastAsia"/>
            <w:lang w:val="en-GB"/>
            <w:rPrChange w:author="Matthew Barbour" w:date="2017-09-04T12:40:17.7666003" w:id="1143518568">
              <w:rPr>
                <w:rFonts w:eastAsiaTheme="majorEastAsia"/>
                <w:lang w:val="en-GB"/>
              </w:rPr>
            </w:rPrChange>
          </w:rPr>
          <w:delText>polychotomous</w:delText>
        </w:r>
      </w:del>
      <w:proofErr w:type="spellEnd"/>
      <w:del w:author="Matthew Barbour" w:date="2017-09-08T14:14:11.1365134" w:id="1655001699">
        <w:r w:rsidRPr="668433C5" w:rsidDel="3FEEF3AE" w:rsidR="00B75529">
          <w:rPr>
            <w:rFonts w:eastAsia="" w:eastAsiaTheme="majorEastAsia"/>
            <w:lang w:val="en-GB"/>
            <w:rPrChange w:author="Matthew Barbour" w:date="2017-09-04T12:40:17.7666003" w:id="866513727">
              <w:rPr>
                <w:rFonts w:eastAsiaTheme="majorEastAsia"/>
                <w:lang w:val="en-GB"/>
              </w:rPr>
            </w:rPrChange>
          </w:rPr>
          <w:delText>,</w:delText>
        </w:r>
        <w:r w:rsidRPr="668433C5" w:rsidDel="3FEEF3AE" w:rsidR="0091511E">
          <w:rPr>
            <w:rFonts w:eastAsia="" w:eastAsiaTheme="majorEastAsia"/>
            <w:lang w:val="en-GB"/>
            <w:rPrChange w:author="Matthew Barbour" w:date="2017-09-04T12:40:17.7666003" w:id="1639534658">
              <w:rPr>
                <w:rFonts w:eastAsiaTheme="majorEastAsia"/>
                <w:lang w:val="en-GB"/>
              </w:rPr>
            </w:rPrChange>
          </w:rPr>
          <w:delText xml:space="preserve"> </w:delText>
        </w:r>
        <w:r w:rsidRPr="668433C5" w:rsidDel="3FEEF3AE" w:rsidR="004136DD">
          <w:rPr>
            <w:rFonts w:eastAsia="" w:eastAsiaTheme="majorEastAsia"/>
            <w:lang w:val="en-GB"/>
            <w:rPrChange w:author="Matthew Barbour" w:date="2017-09-04T12:40:17.7666003" w:id="1966911985">
              <w:rPr>
                <w:rFonts w:eastAsiaTheme="majorEastAsia"/>
                <w:lang w:val="en-GB"/>
              </w:rPr>
            </w:rPrChange>
          </w:rPr>
          <w:delText xml:space="preserve">the </w:delText>
        </w:r>
      </w:del>
      <w:proofErr w:type="spellStart"/>
      <w:del w:author="Matthew Barbour" w:date="2017-09-08T14:14:11.1365134" w:id="873990806">
        <w:r w:rsidRPr="668433C5" w:rsidDel="3FEEF3AE" w:rsidR="004136DD">
          <w:rPr>
            <w:rFonts w:eastAsia="" w:eastAsiaTheme="majorEastAsia"/>
            <w:lang w:val="en-GB"/>
            <w:rPrChange w:author="Matthew Barbour" w:date="2017-09-04T12:40:17.7666003" w:id="131210386">
              <w:rPr>
                <w:rFonts w:eastAsiaTheme="majorEastAsia"/>
                <w:lang w:val="en-GB"/>
              </w:rPr>
            </w:rPrChange>
          </w:rPr>
          <w:delText>nested</w:delText>
        </w:r>
      </w:del>
      <w:del w:author="Matthew Barbour" w:date="2017-09-04T12:40:17.7666003" w:id="1033828073">
        <w:r w:rsidRPr="00B11F54" w:rsidDel="668433C5" w:rsidR="004136DD">
          <w:rPr>
            <w:rFonts w:eastAsiaTheme="majorEastAsia"/>
            <w:lang w:val="en-GB"/>
          </w:rPr>
          <w:delText>-</w:delText>
        </w:r>
      </w:del>
      <w:del w:author="Matthew Barbour" w:date="2017-09-08T14:14:11.1365134" w:id="1637558741">
        <w:r w:rsidRPr="668433C5" w:rsidDel="3FEEF3AE" w:rsidR="004136DD">
          <w:rPr>
            <w:rFonts w:eastAsia="" w:eastAsiaTheme="majorEastAsia"/>
            <w:lang w:val="en-GB"/>
            <w:rPrChange w:author="Matthew Barbour" w:date="2017-09-04T12:40:17.7666003" w:id="2040502855">
              <w:rPr>
                <w:rFonts w:eastAsiaTheme="majorEastAsia"/>
                <w:lang w:val="en-GB"/>
              </w:rPr>
            </w:rPrChange>
          </w:rPr>
          <w:delText>ness</w:delText>
        </w:r>
      </w:del>
      <w:proofErr w:type="spellEnd"/>
      <w:del w:author="Matthew Barbour" w:date="2017-09-08T14:14:11.1365134" w:id="563067564">
        <w:r w:rsidRPr="668433C5" w:rsidDel="3FEEF3AE" w:rsidR="004136DD">
          <w:rPr>
            <w:rFonts w:eastAsia="" w:eastAsiaTheme="majorEastAsia"/>
            <w:lang w:val="en-GB"/>
            <w:rPrChange w:author="Matthew Barbour" w:date="2017-09-04T12:40:17.7666003" w:id="523600147">
              <w:rPr>
                <w:rFonts w:eastAsiaTheme="majorEastAsia"/>
                <w:lang w:val="en-GB"/>
              </w:rPr>
            </w:rPrChange>
          </w:rPr>
          <w:delText xml:space="preserve"> of community structure</w:delText>
        </w:r>
        <w:r w:rsidRPr="668433C5" w:rsidDel="3FEEF3AE" w:rsidR="00B75529">
          <w:rPr>
            <w:rFonts w:eastAsia="" w:eastAsiaTheme="majorEastAsia"/>
            <w:lang w:val="en-GB"/>
            <w:rPrChange w:author="Matthew Barbour" w:date="2017-09-04T12:40:17.7666003" w:id="2061077919">
              <w:rPr>
                <w:rFonts w:eastAsiaTheme="majorEastAsia"/>
                <w:lang w:val="en-GB"/>
              </w:rPr>
            </w:rPrChange>
          </w:rPr>
          <w:delText xml:space="preserve"> decreases</w:delText>
        </w:r>
        <w:r w:rsidRPr="668433C5" w:rsidDel="3FEEF3AE" w:rsidR="004136DD">
          <w:rPr>
            <w:rFonts w:eastAsia="" w:eastAsiaTheme="majorEastAsia"/>
            <w:lang w:val="en-GB"/>
            <w:rPrChange w:author="Matthew Barbour" w:date="2017-09-04T12:40:17.7666003" w:id="1794289302">
              <w:rPr>
                <w:rFonts w:eastAsiaTheme="majorEastAsia"/>
                <w:lang w:val="en-GB"/>
              </w:rPr>
            </w:rPrChange>
          </w:rPr>
          <w:delText>.</w:delText>
        </w:r>
        <w:r w:rsidRPr="668433C5" w:rsidDel="3FEEF3AE" w:rsidR="000F31EA">
          <w:rPr>
            <w:rFonts w:eastAsia="" w:eastAsiaTheme="majorEastAsia"/>
            <w:lang w:val="en-GB"/>
            <w:rPrChange w:author="Matthew Barbour" w:date="2017-09-04T12:40:17.7666003" w:id="587504726">
              <w:rPr>
                <w:rFonts w:eastAsiaTheme="majorEastAsia"/>
                <w:lang w:val="en-GB"/>
              </w:rPr>
            </w:rPrChange>
          </w:rPr>
          <w:delText xml:space="preserve"> </w:delText>
        </w:r>
        <w:r w:rsidRPr="668433C5" w:rsidDel="3FEEF3AE" w:rsidR="0091511E">
          <w:rPr>
            <w:rFonts w:eastAsia="" w:eastAsiaTheme="majorEastAsia"/>
            <w:lang w:val="en-GB"/>
            <w:rPrChange w:author="Matthew Barbour" w:date="2017-09-04T12:40:17.7666003" w:id="641354380">
              <w:rPr>
                <w:rFonts w:eastAsiaTheme="majorEastAsia"/>
                <w:lang w:val="en-GB"/>
              </w:rPr>
            </w:rPrChange>
          </w:rPr>
          <w:delText>Although w</w:delText>
        </w:r>
        <w:r w:rsidRPr="668433C5" w:rsidDel="3FEEF3AE" w:rsidR="004136DD">
          <w:rPr>
            <w:rFonts w:eastAsia="" w:eastAsiaTheme="majorEastAsia"/>
            <w:lang w:val="en-GB"/>
            <w:rPrChange w:author="Matthew Barbour" w:date="2017-09-04T12:40:17.7666003" w:id="714338541">
              <w:rPr>
                <w:rFonts w:eastAsiaTheme="majorEastAsia"/>
                <w:lang w:val="en-GB"/>
              </w:rPr>
            </w:rPrChange>
          </w:rPr>
          <w:delText>e expect</w:delText>
        </w:r>
        <w:r w:rsidRPr="668433C5" w:rsidDel="3FEEF3AE" w:rsidR="000F31EA">
          <w:rPr>
            <w:rFonts w:eastAsia="" w:eastAsiaTheme="majorEastAsia"/>
            <w:lang w:val="en-GB"/>
            <w:rPrChange w:author="Matthew Barbour" w:date="2017-09-04T12:40:17.7666003" w:id="407611057">
              <w:rPr>
                <w:rFonts w:eastAsiaTheme="majorEastAsia"/>
                <w:lang w:val="en-GB"/>
              </w:rPr>
            </w:rPrChange>
          </w:rPr>
          <w:delText xml:space="preserve"> </w:delText>
        </w:r>
        <w:r w:rsidRPr="668433C5" w:rsidDel="3FEEF3AE" w:rsidR="00DC3C47">
          <w:rPr>
            <w:rFonts w:eastAsia="" w:eastAsiaTheme="majorEastAsia"/>
            <w:lang w:val="en-GB"/>
            <w:rPrChange w:author="Matthew Barbour" w:date="2017-09-04T12:40:17.7666003" w:id="1315481470">
              <w:rPr>
                <w:rFonts w:eastAsiaTheme="majorEastAsia"/>
                <w:lang w:val="en-GB"/>
              </w:rPr>
            </w:rPrChange>
          </w:rPr>
          <w:delText>co-</w:delText>
        </w:r>
        <w:r w:rsidRPr="668433C5" w:rsidDel="3FEEF3AE" w:rsidR="0091511E">
          <w:rPr>
            <w:rFonts w:eastAsia="" w:eastAsiaTheme="majorEastAsia"/>
            <w:lang w:val="en-GB"/>
            <w:rPrChange w:author="Matthew Barbour" w:date="2017-09-04T12:40:17.7666003" w:id="1700241010">
              <w:rPr>
                <w:rFonts w:eastAsiaTheme="majorEastAsia"/>
                <w:lang w:val="en-GB"/>
              </w:rPr>
            </w:rPrChange>
          </w:rPr>
          <w:delText>evolutionary processes</w:delText>
        </w:r>
        <w:r w:rsidRPr="668433C5" w:rsidDel="3FEEF3AE" w:rsidR="00D81D72">
          <w:rPr>
            <w:rFonts w:eastAsia="" w:eastAsiaTheme="majorEastAsia"/>
            <w:lang w:val="en-GB"/>
            <w:rPrChange w:author="Matthew Barbour" w:date="2017-09-04T12:40:17.7666003" w:id="1147847723">
              <w:rPr>
                <w:rFonts w:eastAsiaTheme="majorEastAsia"/>
                <w:lang w:val="en-GB"/>
              </w:rPr>
            </w:rPrChange>
          </w:rPr>
          <w:delText xml:space="preserve"> </w:delText>
        </w:r>
        <w:r w:rsidRPr="668433C5" w:rsidDel="3FEEF3AE" w:rsidR="0091511E">
          <w:rPr>
            <w:rFonts w:eastAsia="" w:eastAsiaTheme="majorEastAsia"/>
            <w:lang w:val="en-GB"/>
            <w:rPrChange w:author="Matthew Barbour" w:date="2017-09-04T12:40:17.7666003" w:id="1391013566">
              <w:rPr>
                <w:rFonts w:eastAsiaTheme="majorEastAsia"/>
                <w:lang w:val="en-GB"/>
              </w:rPr>
            </w:rPrChange>
          </w:rPr>
          <w:delText>to convey</w:delText>
        </w:r>
        <w:r w:rsidRPr="668433C5" w:rsidDel="3FEEF3AE" w:rsidR="000F31EA">
          <w:rPr>
            <w:rFonts w:eastAsia="" w:eastAsiaTheme="majorEastAsia"/>
            <w:lang w:val="en-GB"/>
            <w:rPrChange w:author="Matthew Barbour" w:date="2017-09-04T12:40:17.7666003" w:id="1603742843">
              <w:rPr>
                <w:rFonts w:eastAsiaTheme="majorEastAsia"/>
                <w:lang w:val="en-GB"/>
              </w:rPr>
            </w:rPrChange>
          </w:rPr>
          <w:delText xml:space="preserve"> </w:delText>
        </w:r>
        <w:r w:rsidRPr="668433C5" w:rsidDel="3FEEF3AE" w:rsidR="0091511E">
          <w:rPr>
            <w:rFonts w:eastAsia="" w:eastAsiaTheme="majorEastAsia"/>
            <w:lang w:val="en-GB"/>
            <w:rPrChange w:author="Matthew Barbour" w:date="2017-09-04T12:40:17.7666003" w:id="1860833543">
              <w:rPr>
                <w:rFonts w:eastAsiaTheme="majorEastAsia"/>
                <w:lang w:val="en-GB"/>
              </w:rPr>
            </w:rPrChange>
          </w:rPr>
          <w:delText xml:space="preserve">a </w:delText>
        </w:r>
        <w:r w:rsidRPr="668433C5" w:rsidDel="3FEEF3AE" w:rsidR="000F31EA">
          <w:rPr>
            <w:rFonts w:eastAsia="" w:eastAsiaTheme="majorEastAsia"/>
            <w:lang w:val="en-GB"/>
            <w:rPrChange w:author="Matthew Barbour" w:date="2017-09-04T12:40:17.7666003" w:id="977214673">
              <w:rPr>
                <w:rFonts w:eastAsiaTheme="majorEastAsia"/>
                <w:lang w:val="en-GB"/>
              </w:rPr>
            </w:rPrChange>
          </w:rPr>
          <w:delText xml:space="preserve">fluidity to the </w:delText>
        </w:r>
        <w:r w:rsidRPr="668433C5" w:rsidDel="3FEEF3AE" w:rsidR="00656A0F">
          <w:rPr>
            <w:rFonts w:eastAsia="" w:eastAsiaTheme="majorEastAsia"/>
            <w:lang w:val="en-GB"/>
            <w:rPrChange w:author="Matthew Barbour" w:date="2017-09-04T12:40:17.7666003" w:id="2124437837">
              <w:rPr>
                <w:rFonts w:eastAsiaTheme="majorEastAsia"/>
                <w:lang w:val="en-GB"/>
              </w:rPr>
            </w:rPrChange>
          </w:rPr>
          <w:delText xml:space="preserve">network structure of the </w:delText>
        </w:r>
        <w:r w:rsidRPr="668433C5" w:rsidDel="3FEEF3AE" w:rsidR="000F31EA">
          <w:rPr>
            <w:rFonts w:eastAsia="" w:eastAsiaTheme="majorEastAsia"/>
            <w:lang w:val="en-GB"/>
            <w:rPrChange w:author="Matthew Barbour" w:date="2017-09-04T12:40:17.7666003" w:id="732702928">
              <w:rPr>
                <w:rFonts w:eastAsiaTheme="majorEastAsia"/>
                <w:lang w:val="en-GB"/>
              </w:rPr>
            </w:rPrChange>
          </w:rPr>
          <w:delText>system</w:delText>
        </w:r>
        <w:r w:rsidRPr="668433C5" w:rsidDel="3FEEF3AE" w:rsidR="0091511E">
          <w:rPr>
            <w:rFonts w:eastAsia="" w:eastAsiaTheme="majorEastAsia"/>
            <w:lang w:val="en-GB"/>
            <w:rPrChange w:author="Matthew Barbour" w:date="2017-09-04T12:40:17.7666003" w:id="937548975">
              <w:rPr>
                <w:rFonts w:eastAsiaTheme="majorEastAsia"/>
                <w:lang w:val="en-GB"/>
              </w:rPr>
            </w:rPrChange>
          </w:rPr>
          <w:delText>, the key community structure components presented here will persist</w:delText>
        </w:r>
        <w:r w:rsidRPr="668433C5" w:rsidDel="3FEEF3AE" w:rsidR="00656A0F">
          <w:rPr>
            <w:rFonts w:eastAsia="" w:eastAsiaTheme="majorEastAsia"/>
            <w:lang w:val="en-GB"/>
            <w:rPrChange w:author="Matthew Barbour" w:date="2017-09-04T12:40:17.7666003" w:id="1481749081">
              <w:rPr>
                <w:rFonts w:eastAsiaTheme="majorEastAsia"/>
                <w:lang w:val="en-GB"/>
              </w:rPr>
            </w:rPrChange>
          </w:rPr>
          <w:delText xml:space="preserve">. </w:delText>
        </w:r>
        <w:r w:rsidRPr="668433C5" w:rsidDel="3FEEF3AE" w:rsidR="000F31EA">
          <w:rPr>
            <w:rFonts w:eastAsia="" w:eastAsiaTheme="majorEastAsia"/>
            <w:lang w:val="en-GB"/>
            <w:rPrChange w:author="Matthew Barbour" w:date="2017-09-04T12:40:17.7666003" w:id="852788922">
              <w:rPr>
                <w:rFonts w:eastAsiaTheme="majorEastAsia"/>
                <w:lang w:val="en-GB"/>
              </w:rPr>
            </w:rPrChange>
          </w:rPr>
          <w:delText xml:space="preserve">With this knowledge, it is becoming ever </w:delText>
        </w:r>
      </w:del>
      <w:proofErr w:type="gramStart"/>
      <w:del w:author="Matthew Barbour" w:date="2017-09-08T14:14:11.1365134" w:id="1058297001">
        <w:r w:rsidRPr="668433C5" w:rsidDel="3FEEF3AE" w:rsidR="000F31EA">
          <w:rPr>
            <w:rFonts w:eastAsia="" w:eastAsiaTheme="majorEastAsia"/>
            <w:lang w:val="en-GB"/>
            <w:rPrChange w:author="Matthew Barbour" w:date="2017-09-04T12:40:17.7666003" w:id="2128248438">
              <w:rPr>
                <w:rFonts w:eastAsiaTheme="majorEastAsia"/>
                <w:lang w:val="en-GB"/>
              </w:rPr>
            </w:rPrChange>
          </w:rPr>
          <w:delText>more clear</w:delText>
        </w:r>
      </w:del>
      <w:proofErr w:type="gramEnd"/>
      <w:del w:author="Matthew Barbour" w:date="2017-09-08T14:14:11.1365134" w:id="148232479">
        <w:r w:rsidRPr="668433C5" w:rsidDel="3FEEF3AE" w:rsidR="000F31EA">
          <w:rPr>
            <w:rFonts w:eastAsia="" w:eastAsiaTheme="majorEastAsia"/>
            <w:lang w:val="en-GB"/>
            <w:rPrChange w:author="Matthew Barbour" w:date="2017-09-04T12:40:17.7666003" w:id="428167480">
              <w:rPr>
                <w:rFonts w:eastAsiaTheme="majorEastAsia"/>
                <w:lang w:val="en-GB"/>
              </w:rPr>
            </w:rPrChange>
          </w:rPr>
          <w:delText xml:space="preserve"> that</w:delText>
        </w:r>
        <w:r w:rsidRPr="668433C5" w:rsidDel="3FEEF3AE" w:rsidR="004136DD">
          <w:rPr>
            <w:rFonts w:eastAsia="" w:eastAsiaTheme="majorEastAsia"/>
            <w:lang w:val="en-GB"/>
            <w:rPrChange w:author="Matthew Barbour" w:date="2017-09-04T12:40:17.7666003" w:id="755118927">
              <w:rPr>
                <w:rFonts w:eastAsiaTheme="majorEastAsia"/>
                <w:lang w:val="en-GB"/>
              </w:rPr>
            </w:rPrChange>
          </w:rPr>
          <w:delText xml:space="preserve"> functional trait properties of animal and plant communities</w:delText>
        </w:r>
        <w:r w:rsidRPr="668433C5" w:rsidDel="3FEEF3AE" w:rsidR="000F31EA">
          <w:rPr>
            <w:rFonts w:eastAsia="" w:eastAsiaTheme="majorEastAsia"/>
            <w:lang w:val="en-GB"/>
            <w:rPrChange w:author="Matthew Barbour" w:date="2017-09-04T12:40:17.7666003" w:id="279265274">
              <w:rPr>
                <w:rFonts w:eastAsiaTheme="majorEastAsia"/>
                <w:lang w:val="en-GB"/>
              </w:rPr>
            </w:rPrChange>
          </w:rPr>
          <w:delText xml:space="preserve"> </w:delText>
        </w:r>
        <w:r w:rsidRPr="668433C5" w:rsidDel="3FEEF3AE" w:rsidR="004136DD">
          <w:rPr>
            <w:rFonts w:eastAsia="" w:eastAsiaTheme="majorEastAsia"/>
            <w:lang w:val="en-GB"/>
            <w:rPrChange w:author="Matthew Barbour" w:date="2017-09-04T12:40:17.7666003" w:id="1508362348">
              <w:rPr>
                <w:rFonts w:eastAsiaTheme="majorEastAsia"/>
                <w:lang w:val="en-GB"/>
              </w:rPr>
            </w:rPrChange>
          </w:rPr>
          <w:delText xml:space="preserve">present </w:delText>
        </w:r>
        <w:r w:rsidRPr="668433C5" w:rsidDel="3FEEF3AE" w:rsidR="006C3C53">
          <w:rPr>
            <w:rFonts w:eastAsia="" w:eastAsiaTheme="majorEastAsia"/>
            <w:lang w:val="en-GB"/>
            <w:rPrChange w:author="Matthew Barbour" w:date="2017-09-04T12:40:17.7666003" w:id="1561924267">
              <w:rPr>
                <w:rFonts w:eastAsiaTheme="majorEastAsia"/>
                <w:lang w:val="en-GB"/>
              </w:rPr>
            </w:rPrChange>
          </w:rPr>
          <w:delText xml:space="preserve">prospects for </w:delText>
        </w:r>
        <w:r w:rsidRPr="668433C5" w:rsidDel="3FEEF3AE" w:rsidR="004136DD">
          <w:rPr>
            <w:rFonts w:eastAsia="" w:eastAsiaTheme="majorEastAsia"/>
            <w:lang w:val="en-GB"/>
            <w:rPrChange w:author="Matthew Barbour" w:date="2017-09-04T12:40:17.7666003" w:id="1473353573">
              <w:rPr>
                <w:rFonts w:eastAsiaTheme="majorEastAsia"/>
                <w:lang w:val="en-GB"/>
              </w:rPr>
            </w:rPrChange>
          </w:rPr>
          <w:delText xml:space="preserve">interactions </w:delText>
        </w:r>
        <w:r w:rsidRPr="668433C5" w:rsidDel="3FEEF3AE" w:rsidR="00D81D72">
          <w:rPr>
            <w:rFonts w:eastAsia="" w:eastAsiaTheme="majorEastAsia"/>
            <w:lang w:val="en-GB"/>
            <w:rPrChange w:author="Matthew Barbour" w:date="2017-09-04T12:40:17.7666003" w:id="1914902296">
              <w:rPr>
                <w:rFonts w:eastAsiaTheme="majorEastAsia"/>
                <w:lang w:val="en-GB"/>
              </w:rPr>
            </w:rPrChange>
          </w:rPr>
          <w:delText>and</w:delText>
        </w:r>
        <w:r w:rsidRPr="668433C5" w:rsidDel="3FEEF3AE" w:rsidR="004136DD">
          <w:rPr>
            <w:rFonts w:eastAsia="" w:eastAsiaTheme="majorEastAsia"/>
            <w:lang w:val="en-GB"/>
            <w:rPrChange w:author="Matthew Barbour" w:date="2017-09-04T12:40:17.7666003" w:id="1990367823">
              <w:rPr>
                <w:rFonts w:eastAsiaTheme="majorEastAsia"/>
                <w:lang w:val="en-GB"/>
              </w:rPr>
            </w:rPrChange>
          </w:rPr>
          <w:delText xml:space="preserve"> form the foundation of the </w:delText>
        </w:r>
        <w:r w:rsidRPr="668433C5" w:rsidDel="3FEEF3AE" w:rsidR="00D81D72">
          <w:rPr>
            <w:rFonts w:eastAsia="" w:eastAsiaTheme="majorEastAsia"/>
            <w:lang w:val="en-GB"/>
            <w:rPrChange w:author="Matthew Barbour" w:date="2017-09-04T12:40:17.7666003" w:id="182343928">
              <w:rPr>
                <w:rFonts w:eastAsiaTheme="majorEastAsia"/>
                <w:lang w:val="en-GB"/>
              </w:rPr>
            </w:rPrChange>
          </w:rPr>
          <w:delText xml:space="preserve">community </w:delText>
        </w:r>
        <w:r w:rsidRPr="668433C5" w:rsidDel="3FEEF3AE" w:rsidR="004136DD">
          <w:rPr>
            <w:rFonts w:eastAsia="" w:eastAsiaTheme="majorEastAsia"/>
            <w:lang w:val="en-GB"/>
            <w:rPrChange w:author="Matthew Barbour" w:date="2017-09-04T12:40:17.7666003" w:id="354320353">
              <w:rPr>
                <w:rFonts w:eastAsiaTheme="majorEastAsia"/>
                <w:lang w:val="en-GB"/>
              </w:rPr>
            </w:rPrChange>
          </w:rPr>
          <w:delText>architecture</w:delText>
        </w:r>
        <w:r w:rsidRPr="668433C5" w:rsidDel="3FEEF3AE" w:rsidR="00D81D72">
          <w:rPr>
            <w:rFonts w:eastAsia="" w:eastAsiaTheme="majorEastAsia"/>
            <w:lang w:val="en-GB"/>
            <w:rPrChange w:author="Matthew Barbour" w:date="2017-09-04T12:40:17.7666003" w:id="331301336">
              <w:rPr>
                <w:rFonts w:eastAsiaTheme="majorEastAsia"/>
                <w:lang w:val="en-GB"/>
              </w:rPr>
            </w:rPrChange>
          </w:rPr>
          <w:delText>,</w:delText>
        </w:r>
        <w:r w:rsidRPr="668433C5" w:rsidDel="3FEEF3AE" w:rsidR="004136DD">
          <w:rPr>
            <w:rFonts w:eastAsia="" w:eastAsiaTheme="majorEastAsia"/>
            <w:lang w:val="en-GB"/>
            <w:rPrChange w:author="Matthew Barbour" w:date="2017-09-04T12:40:17.7666003" w:id="1127534302">
              <w:rPr>
                <w:rFonts w:eastAsiaTheme="majorEastAsia"/>
                <w:lang w:val="en-GB"/>
              </w:rPr>
            </w:rPrChange>
          </w:rPr>
          <w:delText xml:space="preserve"> which </w:delText>
        </w:r>
        <w:r w:rsidRPr="668433C5" w:rsidDel="3FEEF3AE" w:rsidR="00D81D72">
          <w:rPr>
            <w:rFonts w:eastAsia="" w:eastAsiaTheme="majorEastAsia"/>
            <w:lang w:val="en-GB"/>
            <w:rPrChange w:author="Matthew Barbour" w:date="2017-09-04T12:40:17.7666003" w:id="1846568161">
              <w:rPr>
                <w:rFonts w:eastAsiaTheme="majorEastAsia"/>
                <w:lang w:val="en-GB"/>
              </w:rPr>
            </w:rPrChange>
          </w:rPr>
          <w:delText>in turn</w:delText>
        </w:r>
        <w:r w:rsidRPr="668433C5" w:rsidDel="3FEEF3AE" w:rsidR="00D81D72">
          <w:rPr>
            <w:rFonts w:eastAsia="" w:eastAsiaTheme="majorEastAsia"/>
            <w:lang w:val="en-GB"/>
            <w:rPrChange w:author="Matthew Barbour" w:date="2017-09-04T12:40:17.7666003" w:id="1285275247">
              <w:rPr>
                <w:rFonts w:eastAsiaTheme="majorEastAsia"/>
                <w:lang w:val="en-GB"/>
              </w:rPr>
            </w:rPrChange>
          </w:rPr>
          <w:delText xml:space="preserve"> </w:delText>
        </w:r>
      </w:del>
      <w:del w:author="Matthew Barbour" w:date="2017-09-08T14:05:19.2799906" w:id="807436811">
        <w:r w:rsidRPr="668433C5" w:rsidDel="7A891127" w:rsidR="0099169B">
          <w:rPr>
            <w:rFonts w:eastAsia="" w:eastAsiaTheme="majorEastAsia"/>
            <w:lang w:val="en-GB"/>
            <w:rPrChange w:author="Matthew Barbour" w:date="2017-09-04T12:40:17.7666003" w:id="1262443814">
              <w:rPr>
                <w:rFonts w:eastAsiaTheme="majorEastAsia"/>
                <w:lang w:val="en-GB"/>
              </w:rPr>
            </w:rPrChange>
          </w:rPr>
          <w:delText>produce</w:delText>
        </w:r>
        <w:r w:rsidRPr="668433C5" w:rsidDel="7A891127" w:rsidR="00B20FAB">
          <w:rPr>
            <w:rFonts w:eastAsia="" w:eastAsiaTheme="majorEastAsia"/>
            <w:lang w:val="en-GB"/>
            <w:rPrChange w:author="Matthew Barbour" w:date="2017-09-04T12:40:17.7666003" w:id="66109056">
              <w:rPr>
                <w:rFonts w:eastAsiaTheme="majorEastAsia"/>
                <w:lang w:val="en-GB"/>
              </w:rPr>
            </w:rPrChange>
          </w:rPr>
          <w:delText>s</w:delText>
        </w:r>
      </w:del>
      <w:del w:author="Matthew Barbour" w:date="2017-09-08T14:14:11.1365134" w:id="1593543659">
        <w:r w:rsidRPr="668433C5" w:rsidDel="3FEEF3AE" w:rsidR="0099169B">
          <w:rPr>
            <w:rFonts w:eastAsia="" w:eastAsiaTheme="majorEastAsia"/>
            <w:lang w:val="en-GB"/>
            <w:rPrChange w:author="Matthew Barbour" w:date="2017-09-04T12:40:17.7666003" w:id="23568444">
              <w:rPr>
                <w:rFonts w:eastAsiaTheme="majorEastAsia"/>
                <w:lang w:val="en-GB"/>
              </w:rPr>
            </w:rPrChange>
          </w:rPr>
          <w:delText xml:space="preserve"> stability.</w:delText>
        </w:r>
      </w:del>
    </w:p>
    <w:p w:rsidR="4DF7EC52" w:rsidP="2648ECAB" w:rsidRDefault="4DF7EC52" w14:paraId="4E8B31D3" w14:textId="5C2D6089" w14:noSpellErr="1">
      <w:pPr>
        <w:pStyle w:val="Normal"/>
        <w:jc w:val="both"/>
        <w:rPr>
          <w:rFonts w:hAnsi="Calibri" w:eastAsia="" w:cs="Arial" w:hAnsiTheme="minorAscii" w:eastAsiaTheme="minorEastAsia" w:cstheme="minorBidi"/>
          <w:lang w:val="en-GB"/>
          <w:rPrChange w:author="Matthew Barbour" w:date="2017-09-11T12:54:23.6252844" w:id="642313387">
            <w:rPr/>
          </w:rPrChange>
        </w:rPr>
        <w:pPrChange w:author="Matthew Barbour" w:date="2017-09-11T12:54:23.6252844" w:id="19695969">
          <w:pPr/>
        </w:pPrChange>
      </w:pPr>
    </w:p>
    <w:p w:rsidRPr="00B11F54" w:rsidR="008A58F2" w:rsidP="00B07B3E" w:rsidRDefault="008A58F2" w14:paraId="7D2C9F7B" w14:textId="77777777">
      <w:pPr>
        <w:pStyle w:val="NoSpacing"/>
        <w:jc w:val="both"/>
        <w:rPr>
          <w:rFonts w:eastAsiaTheme="majorEastAsia"/>
          <w:lang w:val="en-GB"/>
        </w:rPr>
      </w:pPr>
    </w:p>
    <w:p w:rsidRPr="00B11F54" w:rsidR="20682C4C" w:rsidP="2DD06F01" w:rsidRDefault="00165236" w14:paraId="504350FA" w14:noSpellErr="1" w14:textId="6C600D0F">
      <w:pPr>
        <w:jc w:val="both"/>
        <w:rPr>
          <w:rFonts w:ascii="Calibri Light" w:hAnsi="Calibri Light" w:eastAsia="" w:cs="Times New Roman" w:asciiTheme="majorAscii" w:hAnsiTheme="majorAscii" w:eastAsiaTheme="majorEastAsia" w:cstheme="majorBidi"/>
          <w:color w:val="2F5496" w:themeColor="accent1" w:themeTint="FF" w:themeShade="BF"/>
          <w:sz w:val="32"/>
          <w:szCs w:val="32"/>
          <w:lang w:val="en-GB"/>
          <w:rPrChange w:author="Matthew Barbour" w:date="2017-09-09T09:15:47.4800561" w:id="311276843">
            <w:rPr/>
          </w:rPrChange>
        </w:rPr>
        <w:pPrChange w:author="Matthew Barbour" w:date="2017-09-09T09:15:47.4800561" w:id="25138484">
          <w:pPr>
            <w:jc w:val="both"/>
          </w:pPr>
        </w:pPrChange>
      </w:pPr>
      <w:ins w:author="Matthew Barbour" w:date="2017-09-09T09:15:47.4800561" w:id="1689337669">
        <w:r w:rsidRPr="02687CF2" w:rsidR="2DD06F01">
          <w:rPr>
            <w:rFonts w:ascii="Calibri Light" w:hAnsi="Calibri Light" w:eastAsia="" w:cs="Times New Roman" w:asciiTheme="majorAscii" w:hAnsiTheme="majorAscii" w:eastAsiaTheme="majorEastAsia" w:cstheme="majorBidi"/>
            <w:color w:val="2F5496" w:themeColor="accent1" w:themeShade="BF"/>
            <w:sz w:val="32"/>
            <w:szCs w:val="32"/>
            <w:lang w:val="en-GB"/>
            <w:rPrChange w:author="Matthew Barbour" w:date="2017-09-05T10:30:55.3052397" w:id="1712040062">
              <w:rPr>
                <w:rFonts w:asciiTheme="majorHAnsi" w:hAnsiTheme="majorHAnsi" w:eastAsiaTheme="majorEastAsia" w:cstheme="majorBidi"/>
                <w:color w:val="2F5496" w:themeColor="accent1" w:themeShade="BF"/>
                <w:sz w:val="32"/>
                <w:szCs w:val="32"/>
                <w:lang w:val="en-GB"/>
              </w:rPr>
            </w:rPrChange>
          </w:rPr>
          <w:t>Diversity-Structure-Stability Debate</w:t>
        </w:r>
      </w:ins>
    </w:p>
    <w:p w:rsidR="1AAD49ED" w:rsidDel="4F6A95EB" w:rsidP="09FBDBFE" w:rsidRDefault="1AAD49ED" w14:paraId="6D4E980D" w14:noSpellErr="1" w14:textId="0EB544C8">
      <w:pPr>
        <w:jc w:val="both"/>
        <w:rPr>
          <w:del w:author="Matthew Barbour" w:date="2017-09-08T09:38:58.6096359" w:id="1332385259"/>
          <w:rFonts w:hAnsi="Calibri" w:eastAsia="" w:cs="Arial" w:hAnsiTheme="minorAscii" w:eastAsiaTheme="minorEastAsia" w:cstheme="minorBidi"/>
          <w:lang w:val="en-GB"/>
          <w:rPrChange w:author="Matthew Barbour" w:date="2017-09-08T09:37:58.8279536" w:id="592588922">
            <w:rPr/>
          </w:rPrChange>
        </w:rPr>
        <w:pPrChange w:author="Matthew Barbour" w:date="2017-09-08T09:37:58.8279536" w:id="1794378379">
          <w:pPr/>
        </w:pPrChange>
      </w:pPr>
    </w:p>
    <w:p w:rsidRPr="00B11F54" w:rsidR="20682C4C" w:rsidP="2B6ED240" w:rsidRDefault="20682C4C" w14:paraId="20D9CE33" w14:textId="6C800E1A">
      <w:pPr>
        <w:jc w:val="both"/>
        <w:rPr>
          <w:rFonts w:hAnsi="Calibri" w:eastAsia="" w:cs="Arial" w:hAnsiTheme="minorAscii" w:eastAsiaTheme="minorEastAsia" w:cstheme="minorBidi"/>
          <w:lang w:val="en-GB"/>
          <w:rPrChange w:author="Matthew Barbour" w:date="2017-09-11T10:02:50.4306625" w:id="1760020213">
            <w:rPr/>
          </w:rPrChange>
        </w:rPr>
        <w:pPrChange w:author="Matthew Barbour" w:date="2017-09-11T10:02:50.4306625" w:id="1114001281">
          <w:pPr>
            <w:jc w:val="both"/>
          </w:pPr>
        </w:pPrChange>
      </w:pPr>
      <w:r w:rsidRPr="4811FBF5">
        <w:rPr>
          <w:rFonts w:hAnsi="Calibri" w:eastAsia="" w:cs="Arial" w:hAnsiTheme="minorAscii" w:eastAsiaTheme="minorEastAsia" w:cstheme="minorBidi"/>
          <w:lang w:val="en-GB"/>
          <w:rPrChange w:author="Matthew Barbour" w:date="2017-09-04T12:42:48.912661" w:id="1896499818">
            <w:rPr>
              <w:rFonts w:hAnsiTheme="minorHAnsi" w:eastAsiaTheme="minorEastAsia" w:cstheme="minorBidi"/>
              <w:lang w:val="en-GB"/>
            </w:rPr>
          </w:rPrChange>
        </w:rPr>
        <w:t xml:space="preserve">The </w:t>
      </w:r>
      <w:r w:rsidRPr="4811FBF5">
        <w:rPr>
          <w:rFonts w:hAnsi="Calibri" w:eastAsia="" w:cs="Arial" w:hAnsiTheme="minorAscii" w:eastAsiaTheme="minorEastAsia" w:cstheme="minorBidi"/>
          <w:lang w:val="en-GB"/>
          <w:rPrChange w:author="Matthew Barbour" w:date="2017-09-04T12:42:48.912661" w:id="784184207">
            <w:rPr>
              <w:rFonts w:hAnsiTheme="minorHAnsi" w:eastAsiaTheme="minorEastAsia" w:cstheme="minorBidi"/>
              <w:lang w:val="en-GB"/>
            </w:rPr>
          </w:rPrChange>
        </w:rPr>
        <w:t xml:space="preserve">relationship</w:t>
      </w:r>
      <w:r w:rsidRPr="4811FBF5">
        <w:rPr>
          <w:rFonts w:hAnsi="Calibri" w:eastAsia="" w:cs="Arial" w:hAnsiTheme="minorAscii" w:eastAsiaTheme="minorEastAsia" w:cstheme="minorBidi"/>
          <w:lang w:val="en-GB"/>
          <w:rPrChange w:author="Matthew Barbour" w:date="2017-09-04T12:42:48.912661" w:id="1265548667">
            <w:rPr>
              <w:rFonts w:hAnsiTheme="minorHAnsi" w:eastAsiaTheme="minorEastAsia" w:cstheme="minorBidi"/>
              <w:lang w:val="en-GB"/>
            </w:rPr>
          </w:rPrChange>
        </w:rPr>
        <w:t xml:space="preserve"> between </w:t>
      </w:r>
      <w:ins w:author="Matthew Barbour" w:date="2017-09-09T06:32:16.2252307" w:id="339434641">
        <w:r w:rsidRPr="4811FBF5" w:rsidR="752AE87C">
          <w:rPr>
            <w:rFonts w:hAnsi="Calibri" w:eastAsia="" w:cs="Arial" w:hAnsiTheme="minorAscii" w:eastAsiaTheme="minorEastAsia" w:cstheme="minorBidi"/>
            <w:lang w:val="en-GB"/>
            <w:rPrChange w:author="Matthew Barbour" w:date="2017-09-04T12:42:48.912661" w:id="2037272044">
              <w:rPr>
                <w:rFonts w:hAnsiTheme="minorHAnsi" w:eastAsiaTheme="minorEastAsia" w:cstheme="minorBidi"/>
                <w:lang w:val="en-GB"/>
              </w:rPr>
            </w:rPrChange>
          </w:rPr>
          <w:t xml:space="preserve">species </w:t>
        </w:r>
      </w:ins>
      <w:ins w:author="Matthew Barbour" w:date="2017-09-08T09:38:58.6096359" w:id="22244198">
        <w:r w:rsidRPr="4811FBF5" w:rsidR="4F6A95EB">
          <w:rPr>
            <w:rFonts w:hAnsi="Calibri" w:eastAsia="" w:cs="Arial" w:hAnsiTheme="minorAscii" w:eastAsiaTheme="minorEastAsia" w:cstheme="minorBidi"/>
            <w:lang w:val="en-GB"/>
            <w:rPrChange w:author="Matthew Barbour" w:date="2017-09-04T12:42:48.912661" w:id="95705364">
              <w:rPr>
                <w:rFonts w:hAnsiTheme="minorHAnsi" w:eastAsiaTheme="minorEastAsia" w:cstheme="minorBidi"/>
                <w:lang w:val="en-GB"/>
              </w:rPr>
            </w:rPrChange>
          </w:rPr>
          <w:t xml:space="preserve">diversity and </w:t>
        </w:r>
      </w:ins>
      <w:ins w:author="Matthew Barbour" w:date="2017-09-09T06:32:16.2252307" w:id="1943835611">
        <w:r w:rsidRPr="4811FBF5" w:rsidR="752AE87C">
          <w:rPr>
            <w:rFonts w:hAnsi="Calibri" w:eastAsia="" w:cs="Arial" w:hAnsiTheme="minorAscii" w:eastAsiaTheme="minorEastAsia" w:cstheme="minorBidi"/>
            <w:lang w:val="en-GB"/>
            <w:rPrChange w:author="Matthew Barbour" w:date="2017-09-04T12:42:48.912661" w:id="213872541">
              <w:rPr>
                <w:rFonts w:hAnsiTheme="minorHAnsi" w:eastAsiaTheme="minorEastAsia" w:cstheme="minorBidi"/>
                <w:lang w:val="en-GB"/>
              </w:rPr>
            </w:rPrChange>
          </w:rPr>
          <w:t xml:space="preserve">community</w:t>
        </w:r>
      </w:ins>
      <w:del w:author="Matthew Barbour" w:date="2017-09-09T06:32:16.2252307" w:id="1596057805">
        <w:r w:rsidRPr="4811FBF5" w:rsidDel="752AE87C">
          <w:rPr>
            <w:rFonts w:hAnsi="Calibri" w:eastAsia="" w:cs="Arial" w:hAnsiTheme="minorAscii" w:eastAsiaTheme="minorEastAsia" w:cstheme="minorBidi"/>
            <w:lang w:val="en-GB"/>
            <w:rPrChange w:author="Matthew Barbour" w:date="2017-09-04T12:42:48.912661" w:id="358383594">
              <w:rPr>
                <w:rFonts w:hAnsiTheme="minorHAnsi" w:eastAsiaTheme="minorEastAsia" w:cstheme="minorBidi"/>
                <w:lang w:val="en-GB"/>
              </w:rPr>
            </w:rPrChange>
          </w:rPr>
          <w:delText xml:space="preserve">eco</w:delText>
        </w:r>
      </w:del>
      <w:del w:author="Matthew Barbour" w:date="2017-09-08T09:38:58.6096359" w:id="1551678262">
        <w:r w:rsidRPr="4811FBF5" w:rsidDel="4F6A95EB">
          <w:rPr>
            <w:rFonts w:hAnsi="Calibri" w:eastAsia="" w:cs="Arial" w:hAnsiTheme="minorAscii" w:eastAsiaTheme="minorEastAsia" w:cstheme="minorBidi"/>
            <w:lang w:val="en-GB"/>
            <w:rPrChange w:author="Matthew Barbour" w:date="2017-09-04T12:42:48.912661" w:id="1861912937">
              <w:rPr>
                <w:rFonts w:hAnsiTheme="minorHAnsi" w:eastAsiaTheme="minorEastAsia" w:cstheme="minorBidi"/>
                <w:lang w:val="en-GB"/>
              </w:rPr>
            </w:rPrChange>
          </w:rPr>
          <w:delText xml:space="preserve">logical</w:delText>
        </w:r>
      </w:del>
      <w:r w:rsidRPr="4811FBF5">
        <w:rPr>
          <w:rFonts w:hAnsi="Calibri" w:eastAsia="" w:cs="Arial" w:hAnsiTheme="minorAscii" w:eastAsiaTheme="minorEastAsia" w:cstheme="minorBidi"/>
          <w:lang w:val="en-GB"/>
          <w:rPrChange w:author="Matthew Barbour" w:date="2017-09-04T12:42:48.912661" w:id="1705882984">
            <w:rPr>
              <w:rFonts w:hAnsiTheme="minorHAnsi" w:eastAsiaTheme="minorEastAsia" w:cstheme="minorBidi"/>
              <w:lang w:val="en-GB"/>
            </w:rPr>
          </w:rPrChange>
        </w:rPr>
        <w:t xml:space="preserve"> stability </w:t>
      </w:r>
      <w:del w:author="Matthew Barbour" w:date="2017-09-08T09:38:58.6096359" w:id="487727418">
        <w:r w:rsidRPr="4811FBF5" w:rsidDel="4F6A95EB">
          <w:rPr>
            <w:rFonts w:hAnsi="Calibri" w:eastAsia="" w:cs="Arial" w:hAnsiTheme="minorAscii" w:eastAsiaTheme="minorEastAsia" w:cstheme="minorBidi"/>
            <w:lang w:val="en-GB"/>
            <w:rPrChange w:author="Matthew Barbour" w:date="2017-09-04T12:42:48.912661" w:id="2107179979">
              <w:rPr>
                <w:rFonts w:hAnsiTheme="minorHAnsi" w:eastAsiaTheme="minorEastAsia" w:cstheme="minorBidi"/>
                <w:lang w:val="en-GB"/>
              </w:rPr>
            </w:rPrChange>
          </w:rPr>
          <w:delText xml:space="preserve">and diversity </w:delText>
        </w:r>
      </w:del>
      <w:r w:rsidRPr="4811FBF5">
        <w:rPr>
          <w:rFonts w:hAnsi="Calibri" w:eastAsia="" w:cs="Arial" w:hAnsiTheme="minorAscii" w:eastAsiaTheme="minorEastAsia" w:cstheme="minorBidi"/>
          <w:lang w:val="en-GB"/>
          <w:rPrChange w:author="Matthew Barbour" w:date="2017-09-04T12:42:48.912661" w:id="197551835">
            <w:rPr>
              <w:rFonts w:hAnsiTheme="minorHAnsi" w:eastAsiaTheme="minorEastAsia" w:cstheme="minorBidi"/>
              <w:lang w:val="en-GB"/>
            </w:rPr>
          </w:rPrChange>
        </w:rPr>
        <w:t xml:space="preserve">has been debated for decades. </w:t>
      </w:r>
      <w:ins w:author="Matthew Barbour" w:date="2017-09-08T12:51:07.0732485" w:id="1138188063">
        <w:r w:rsidRPr="4811FBF5" w:rsidR="510993F5">
          <w:rPr>
            <w:rFonts w:hAnsi="Calibri" w:eastAsia="" w:cs="Arial" w:hAnsiTheme="minorAscii" w:eastAsiaTheme="minorEastAsia" w:cstheme="minorBidi"/>
            <w:lang w:val="en-GB"/>
            <w:rPrChange w:author="Matthew Barbour" w:date="2017-09-04T12:42:48.912661" w:id="151055331">
              <w:rPr>
                <w:rFonts w:hAnsiTheme="minorHAnsi" w:eastAsiaTheme="minorEastAsia" w:cstheme="minorBidi"/>
                <w:lang w:val="en-GB"/>
              </w:rPr>
            </w:rPrChange>
          </w:rPr>
          <w:t xml:space="preserve">Starting i</w:t>
        </w:r>
      </w:ins>
      <w:ins w:author="Matthew Barbour" w:date="2017-09-08T09:40:59.2223432" w:id="815723032">
        <w:r w:rsidRPr="4811FBF5" w:rsidR="0900EBE3">
          <w:rPr>
            <w:rFonts w:hAnsi="Calibri" w:eastAsia="" w:cs="Arial" w:hAnsiTheme="minorAscii" w:eastAsiaTheme="minorEastAsia" w:cstheme="minorBidi"/>
            <w:lang w:val="en-GB"/>
            <w:rPrChange w:author="Matthew Barbour" w:date="2017-09-04T12:42:48.912661" w:id="107283195">
              <w:rPr>
                <w:rFonts w:hAnsiTheme="minorHAnsi" w:eastAsiaTheme="minorEastAsia" w:cstheme="minorBidi"/>
                <w:lang w:val="en-GB"/>
              </w:rPr>
            </w:rPrChange>
          </w:rPr>
          <w:t xml:space="preserve">n 1955, Robert MacArthur used a simple </w:t>
        </w:r>
      </w:ins>
      <w:ins w:author="Matthew Barbour" w:date="2017-09-08T09:58:10.8918337" w:id="96410949">
        <w:r w:rsidRPr="4811FBF5" w:rsidR="066502FB">
          <w:rPr>
            <w:rFonts w:hAnsi="Calibri" w:eastAsia="" w:cs="Arial" w:hAnsiTheme="minorAscii" w:eastAsiaTheme="minorEastAsia" w:cstheme="minorBidi"/>
            <w:lang w:val="en-GB"/>
            <w:rPrChange w:author="Matthew Barbour" w:date="2017-09-04T12:42:48.912661" w:id="79089155">
              <w:rPr>
                <w:rFonts w:hAnsiTheme="minorHAnsi" w:eastAsiaTheme="minorEastAsia" w:cstheme="minorBidi"/>
                <w:lang w:val="en-GB"/>
              </w:rPr>
            </w:rPrChange>
          </w:rPr>
          <w:t xml:space="preserve">graphical </w:t>
        </w:r>
      </w:ins>
      <w:ins w:author="Matthew Barbour" w:date="2017-09-08T09:40:59.2223432" w:id="1228020368">
        <w:r w:rsidRPr="4811FBF5" w:rsidR="0900EBE3">
          <w:rPr>
            <w:rFonts w:hAnsi="Calibri" w:eastAsia="" w:cs="Arial" w:hAnsiTheme="minorAscii" w:eastAsiaTheme="minorEastAsia" w:cstheme="minorBidi"/>
            <w:lang w:val="en-GB"/>
            <w:rPrChange w:author="Matthew Barbour" w:date="2017-09-04T12:42:48.912661" w:id="327479581">
              <w:rPr>
                <w:rFonts w:hAnsiTheme="minorHAnsi" w:eastAsiaTheme="minorEastAsia" w:cstheme="minorBidi"/>
                <w:lang w:val="en-GB"/>
              </w:rPr>
            </w:rPrChange>
          </w:rPr>
          <w:t xml:space="preserve">model </w:t>
        </w:r>
      </w:ins>
      <w:ins w:author="Matthew Barbour" w:date="2017-09-08T09:42:00.2354662" w:id="1864105675">
        <w:r w:rsidRPr="4811FBF5" w:rsidR="7E936EA9">
          <w:rPr>
            <w:rFonts w:hAnsi="Calibri" w:eastAsia="" w:cs="Arial" w:hAnsiTheme="minorAscii" w:eastAsiaTheme="minorEastAsia" w:cstheme="minorBidi"/>
            <w:lang w:val="en-GB"/>
            <w:rPrChange w:author="Matthew Barbour" w:date="2017-09-04T12:42:48.912661" w:id="1527812578">
              <w:rPr>
                <w:rFonts w:hAnsiTheme="minorHAnsi" w:eastAsiaTheme="minorEastAsia" w:cstheme="minorBidi"/>
                <w:lang w:val="en-GB"/>
              </w:rPr>
            </w:rPrChange>
          </w:rPr>
          <w:t xml:space="preserve">to demonstrate that increasing the number of </w:t>
        </w:r>
      </w:ins>
      <w:ins w:author="Matthew Barbour" w:date="2017-09-08T09:54:09.3076818" w:id="440074584">
        <w:r w:rsidRPr="4811FBF5" w:rsidR="08FDE49B">
          <w:rPr>
            <w:rFonts w:hAnsi="Calibri" w:eastAsia="" w:cs="Arial" w:hAnsiTheme="minorAscii" w:eastAsiaTheme="minorEastAsia" w:cstheme="minorBidi"/>
            <w:lang w:val="en-GB"/>
            <w:rPrChange w:author="Matthew Barbour" w:date="2017-09-04T12:42:48.912661" w:id="1915605556">
              <w:rPr>
                <w:rFonts w:hAnsiTheme="minorHAnsi" w:eastAsiaTheme="minorEastAsia" w:cstheme="minorBidi"/>
                <w:lang w:val="en-GB"/>
              </w:rPr>
            </w:rPrChange>
          </w:rPr>
          <w:t xml:space="preserve">species or </w:t>
        </w:r>
      </w:ins>
      <w:ins w:author="Matthew Barbour" w:date="2017-09-08T09:42:00.2354662" w:id="319675473">
        <w:r w:rsidRPr="4811FBF5" w:rsidR="7E936EA9">
          <w:rPr>
            <w:rFonts w:hAnsi="Calibri" w:eastAsia="" w:cs="Arial" w:hAnsiTheme="minorAscii" w:eastAsiaTheme="minorEastAsia" w:cstheme="minorBidi"/>
            <w:lang w:val="en-GB"/>
            <w:rPrChange w:author="Matthew Barbour" w:date="2017-09-04T12:42:48.912661" w:id="169030036">
              <w:rPr>
                <w:rFonts w:hAnsiTheme="minorHAnsi" w:eastAsiaTheme="minorEastAsia" w:cstheme="minorBidi"/>
                <w:lang w:val="en-GB"/>
              </w:rPr>
            </w:rPrChange>
          </w:rPr>
          <w:t xml:space="preserve">links </w:t>
        </w:r>
      </w:ins>
      <w:ins w:author="Matthew Barbour" w:date="2017-09-08T09:48:07.4668096" w:id="1151875791">
        <w:r w:rsidRPr="4811FBF5" w:rsidR="3800844C">
          <w:rPr>
            <w:rFonts w:hAnsi="Calibri" w:eastAsia="" w:cs="Arial" w:hAnsiTheme="minorAscii" w:eastAsiaTheme="minorEastAsia" w:cstheme="minorBidi"/>
            <w:lang w:val="en-GB"/>
            <w:rPrChange w:author="Matthew Barbour" w:date="2017-09-04T12:42:48.912661" w:id="1793724650">
              <w:rPr>
                <w:rFonts w:hAnsiTheme="minorHAnsi" w:eastAsiaTheme="minorEastAsia" w:cstheme="minorBidi"/>
                <w:lang w:val="en-GB"/>
              </w:rPr>
            </w:rPrChange>
          </w:rPr>
          <w:t xml:space="preserve">i</w:t>
        </w:r>
      </w:ins>
      <w:ins w:author="Matthew Barbour" w:date="2017-09-08T09:49:07.3088649" w:id="794929053">
        <w:r w:rsidRPr="4811FBF5" w:rsidR="55F88E77">
          <w:rPr>
            <w:rFonts w:hAnsi="Calibri" w:eastAsia="" w:cs="Arial" w:hAnsiTheme="minorAscii" w:eastAsiaTheme="minorEastAsia" w:cstheme="minorBidi"/>
            <w:lang w:val="en-GB"/>
            <w:rPrChange w:author="Matthew Barbour" w:date="2017-09-04T12:42:48.912661" w:id="1786290081">
              <w:rPr>
                <w:rFonts w:hAnsiTheme="minorHAnsi" w:eastAsiaTheme="minorEastAsia" w:cstheme="minorBidi"/>
                <w:lang w:val="en-GB"/>
              </w:rPr>
            </w:rPrChange>
          </w:rPr>
          <w:t xml:space="preserve">n a food web </w:t>
        </w:r>
      </w:ins>
      <w:ins w:author="Matthew Barbour" w:date="2017-09-08T09:57:10.4550124" w:id="657230816">
        <w:r w:rsidRPr="4811FBF5" w:rsidR="6A789FA1">
          <w:rPr>
            <w:rFonts w:hAnsi="Calibri" w:eastAsia="" w:cs="Arial" w:hAnsiTheme="minorAscii" w:eastAsiaTheme="minorEastAsia" w:cstheme="minorBidi"/>
            <w:lang w:val="en-GB"/>
            <w:rPrChange w:author="Matthew Barbour" w:date="2017-09-04T12:42:48.912661" w:id="1876983248">
              <w:rPr>
                <w:rFonts w:hAnsiTheme="minorHAnsi" w:eastAsiaTheme="minorEastAsia" w:cstheme="minorBidi"/>
                <w:lang w:val="en-GB"/>
              </w:rPr>
            </w:rPrChange>
          </w:rPr>
          <w:t xml:space="preserve">s</w:t>
        </w:r>
        <w:r w:rsidRPr="4811FBF5" w:rsidR="6A789FA1">
          <w:rPr>
            <w:rFonts w:hAnsi="Calibri" w:eastAsia="" w:cs="Arial" w:hAnsiTheme="minorAscii" w:eastAsiaTheme="minorEastAsia" w:cstheme="minorBidi"/>
            <w:lang w:val="en-GB"/>
            <w:rPrChange w:author="Matthew Barbour" w:date="2017-09-04T12:42:48.912661" w:id="1615540377">
              <w:rPr>
                <w:rFonts w:hAnsiTheme="minorHAnsi" w:eastAsiaTheme="minorEastAsia" w:cstheme="minorBidi"/>
                <w:lang w:val="en-GB"/>
              </w:rPr>
            </w:rPrChange>
          </w:rPr>
          <w:t xml:space="preserve">h</w:t>
        </w:r>
        <w:r w:rsidRPr="4811FBF5" w:rsidR="6A789FA1">
          <w:rPr>
            <w:rFonts w:hAnsi="Calibri" w:eastAsia="" w:cs="Arial" w:hAnsiTheme="minorAscii" w:eastAsiaTheme="minorEastAsia" w:cstheme="minorBidi"/>
            <w:lang w:val="en-GB"/>
            <w:rPrChange w:author="Matthew Barbour" w:date="2017-09-04T12:42:48.912661" w:id="1677687411">
              <w:rPr>
                <w:rFonts w:hAnsiTheme="minorHAnsi" w:eastAsiaTheme="minorEastAsia" w:cstheme="minorBidi"/>
                <w:lang w:val="en-GB"/>
              </w:rPr>
            </w:rPrChange>
          </w:rPr>
          <w:t xml:space="preserve">o</w:t>
        </w:r>
        <w:r w:rsidRPr="4811FBF5" w:rsidR="6A789FA1">
          <w:rPr>
            <w:rFonts w:hAnsi="Calibri" w:eastAsia="" w:cs="Arial" w:hAnsiTheme="minorAscii" w:eastAsiaTheme="minorEastAsia" w:cstheme="minorBidi"/>
            <w:lang w:val="en-GB"/>
            <w:rPrChange w:author="Matthew Barbour" w:date="2017-09-04T12:42:48.912661" w:id="267487538">
              <w:rPr>
                <w:rFonts w:hAnsiTheme="minorHAnsi" w:eastAsiaTheme="minorEastAsia" w:cstheme="minorBidi"/>
                <w:lang w:val="en-GB"/>
              </w:rPr>
            </w:rPrChange>
          </w:rPr>
          <w:t xml:space="preserve">u</w:t>
        </w:r>
        <w:r w:rsidRPr="4811FBF5" w:rsidR="6A789FA1">
          <w:rPr>
            <w:rFonts w:hAnsi="Calibri" w:eastAsia="" w:cs="Arial" w:hAnsiTheme="minorAscii" w:eastAsiaTheme="minorEastAsia" w:cstheme="minorBidi"/>
            <w:lang w:val="en-GB"/>
            <w:rPrChange w:author="Matthew Barbour" w:date="2017-09-04T12:42:48.912661" w:id="147731328">
              <w:rPr>
                <w:rFonts w:hAnsiTheme="minorHAnsi" w:eastAsiaTheme="minorEastAsia" w:cstheme="minorBidi"/>
                <w:lang w:val="en-GB"/>
              </w:rPr>
            </w:rPrChange>
          </w:rPr>
          <w:t xml:space="preserve">ld dampen population fluctuations in a </w:t>
        </w:r>
        <w:r w:rsidRPr="4811FBF5" w:rsidR="6A789FA1">
          <w:rPr>
            <w:rFonts w:hAnsi="Calibri" w:eastAsia="" w:cs="Arial" w:hAnsiTheme="minorAscii" w:eastAsiaTheme="minorEastAsia" w:cstheme="minorBidi"/>
            <w:lang w:val="en-GB"/>
            <w:rPrChange w:author="Matthew Barbour" w:date="2017-09-04T12:42:48.912661" w:id="1307864569">
              <w:rPr>
                <w:rFonts w:hAnsiTheme="minorHAnsi" w:eastAsiaTheme="minorEastAsia" w:cstheme="minorBidi"/>
                <w:lang w:val="en-GB"/>
              </w:rPr>
            </w:rPrChange>
          </w:rPr>
          <w:t xml:space="preserve">community</w:t>
        </w:r>
      </w:ins>
      <w:ins w:author="Matthew Barbour" w:date="2017-09-08T09:50:08.1924231" w:id="1484814095">
        <w:r w:rsidRPr="4811FBF5" w:rsidR="2194A528">
          <w:rPr>
            <w:rFonts w:hAnsi="Calibri" w:eastAsia="" w:cs="Arial" w:hAnsiTheme="minorAscii" w:eastAsiaTheme="minorEastAsia" w:cstheme="minorBidi"/>
            <w:lang w:val="en-GB"/>
            <w:rPrChange w:author="Matthew Barbour" w:date="2017-09-04T12:42:48.912661" w:id="1957586347">
              <w:rPr>
                <w:rFonts w:hAnsiTheme="minorHAnsi" w:eastAsiaTheme="minorEastAsia" w:cstheme="minorBidi"/>
                <w:lang w:val="en-GB"/>
              </w:rPr>
            </w:rPrChange>
          </w:rPr>
          <w:t xml:space="preserve"> (MacArthur 1955)</w:t>
        </w:r>
      </w:ins>
      <w:ins w:author="Matthew Barbour" w:date="2017-09-08T09:49:07.3088649" w:id="1990182378">
        <w:r w:rsidRPr="4811FBF5" w:rsidR="55F88E77">
          <w:rPr>
            <w:rFonts w:hAnsi="Calibri" w:eastAsia="" w:cs="Arial" w:hAnsiTheme="minorAscii" w:eastAsiaTheme="minorEastAsia" w:cstheme="minorBidi"/>
            <w:lang w:val="en-GB"/>
            <w:rPrChange w:author="Matthew Barbour" w:date="2017-09-04T12:42:48.912661" w:id="95100629">
              <w:rPr>
                <w:rFonts w:hAnsiTheme="minorHAnsi" w:eastAsiaTheme="minorEastAsia" w:cstheme="minorBidi"/>
                <w:lang w:val="en-GB"/>
              </w:rPr>
            </w:rPrChange>
          </w:rPr>
          <w:t xml:space="preserve">. </w:t>
        </w:r>
      </w:ins>
      <w:ins w:author="Matthew Barbour" w:date="2017-09-08T09:57:10.4550124" w:id="602417067">
        <w:r w:rsidRPr="4811FBF5" w:rsidR="6A789FA1">
          <w:rPr>
            <w:rFonts w:hAnsi="Calibri" w:eastAsia="" w:cs="Arial" w:hAnsiTheme="minorAscii" w:eastAsiaTheme="minorEastAsia" w:cstheme="minorBidi"/>
            <w:lang w:val="en-GB"/>
            <w:rPrChange w:author="Matthew Barbour" w:date="2017-09-04T12:42:48.912661" w:id="899524545">
              <w:rPr>
                <w:rFonts w:hAnsiTheme="minorHAnsi" w:eastAsiaTheme="minorEastAsia" w:cstheme="minorBidi"/>
                <w:lang w:val="en-GB"/>
              </w:rPr>
            </w:rPrChange>
          </w:rPr>
          <w:t xml:space="preserve">A</w:t>
        </w:r>
      </w:ins>
      <w:ins w:author="Matthew Barbour" w:date="2017-09-08T09:58:10.8918337" w:id="1792688886">
        <w:r w:rsidRPr="4811FBF5" w:rsidR="066502FB">
          <w:rPr>
            <w:rFonts w:hAnsi="Calibri" w:eastAsia="" w:cs="Arial" w:hAnsiTheme="minorAscii" w:eastAsiaTheme="minorEastAsia" w:cstheme="minorBidi"/>
            <w:lang w:val="en-GB"/>
            <w:rPrChange w:author="Matthew Barbour" w:date="2017-09-04T12:42:48.912661" w:id="985001187">
              <w:rPr>
                <w:rFonts w:hAnsiTheme="minorHAnsi" w:eastAsiaTheme="minorEastAsia" w:cstheme="minorBidi"/>
                <w:lang w:val="en-GB"/>
              </w:rPr>
            </w:rPrChange>
          </w:rPr>
          <w:t xml:space="preserve">round the same time</w:t>
        </w:r>
      </w:ins>
      <w:ins w:author="Matthew Barbour" w:date="2017-09-08T09:52:09.1839586" w:id="1136183324">
        <w:r w:rsidRPr="4811FBF5" w:rsidR="4FA76F56">
          <w:rPr>
            <w:rFonts w:hAnsi="Calibri" w:eastAsia="" w:cs="Arial" w:hAnsiTheme="minorAscii" w:eastAsiaTheme="minorEastAsia" w:cstheme="minorBidi"/>
            <w:lang w:val="en-GB"/>
            <w:rPrChange w:author="Matthew Barbour" w:date="2017-09-04T12:42:48.912661" w:id="1794494774">
              <w:rPr>
                <w:rFonts w:hAnsiTheme="minorHAnsi" w:eastAsiaTheme="minorEastAsia" w:cstheme="minorBidi"/>
                <w:lang w:val="en-GB"/>
              </w:rPr>
            </w:rPrChange>
          </w:rPr>
          <w:t xml:space="preserve">, </w:t>
        </w:r>
      </w:ins>
      <w:del w:author="Matthew Barbour" w:date="2017-09-08T09:52:09.1839586" w:id="1971511297">
        <w:r w:rsidRPr="4811FBF5" w:rsidDel="4FA76F56" w:rsidR="0099169B">
          <w:rPr>
            <w:rFonts w:hAnsi="Calibri" w:eastAsia="" w:cs="Arial" w:hAnsiTheme="minorAscii" w:eastAsiaTheme="minorEastAsia" w:cstheme="minorBidi"/>
            <w:lang w:val="en-GB"/>
            <w:rPrChange w:author="Matthew Barbour" w:date="2017-09-04T12:42:48.912661" w:id="1758338959">
              <w:rPr>
                <w:rFonts w:hAnsiTheme="minorHAnsi" w:eastAsiaTheme="minorEastAsia" w:cstheme="minorBidi"/>
                <w:lang w:val="en-GB"/>
              </w:rPr>
            </w:rPrChange>
          </w:rPr>
          <w:delText xml:space="preserve">Prior</w:delText>
        </w:r>
        <w:r w:rsidRPr="4811FBF5" w:rsidDel="4FA76F56" w:rsidR="0099169B">
          <w:rPr>
            <w:rFonts w:hAnsi="Calibri" w:eastAsia="" w:cs="Arial" w:hAnsiTheme="minorAscii" w:eastAsiaTheme="minorEastAsia" w:cstheme="minorBidi"/>
            <w:lang w:val="en-GB"/>
            <w:rPrChange w:author="Matthew Barbour" w:date="2017-09-04T12:42:48.912661" w:id="1807339928">
              <w:rPr>
                <w:rFonts w:hAnsiTheme="minorHAnsi" w:eastAsiaTheme="minorEastAsia" w:cstheme="minorBidi"/>
                <w:lang w:val="en-GB"/>
              </w:rPr>
            </w:rPrChange>
          </w:rPr>
          <w:delText xml:space="preserve"> to the 1950s, </w:delText>
        </w:r>
        <w:r w:rsidRPr="4811FBF5" w:rsidDel="4FA76F56">
          <w:rPr>
            <w:rFonts w:hAnsi="Calibri" w:eastAsia="" w:cs="Arial" w:hAnsiTheme="minorAscii" w:eastAsiaTheme="minorEastAsia" w:cstheme="minorBidi"/>
            <w:lang w:val="en-GB"/>
            <w:rPrChange w:author="Matthew Barbour" w:date="2017-09-04T12:42:48.912661" w:id="1153429580">
              <w:rPr>
                <w:rFonts w:hAnsiTheme="minorHAnsi" w:eastAsiaTheme="minorEastAsia" w:cstheme="minorBidi"/>
                <w:lang w:val="en-GB"/>
              </w:rPr>
            </w:rPrChange>
          </w:rPr>
          <w:delText xml:space="preserve">community stability </w:delText>
        </w:r>
        <w:r w:rsidRPr="4811FBF5" w:rsidDel="4FA76F56" w:rsidR="0099169B">
          <w:rPr>
            <w:rFonts w:hAnsi="Calibri" w:eastAsia="" w:cs="Arial" w:hAnsiTheme="minorAscii" w:eastAsiaTheme="minorEastAsia" w:cstheme="minorBidi"/>
            <w:lang w:val="en-GB"/>
            <w:rPrChange w:author="Matthew Barbour" w:date="2017-09-04T12:42:48.912661" w:id="154773448">
              <w:rPr>
                <w:rFonts w:hAnsiTheme="minorHAnsi" w:eastAsiaTheme="minorEastAsia" w:cstheme="minorBidi"/>
                <w:lang w:val="en-GB"/>
              </w:rPr>
            </w:rPrChange>
          </w:rPr>
          <w:delText xml:space="preserve">discourse was almost entirely based on </w:delText>
        </w:r>
        <w:r w:rsidRPr="4811FBF5" w:rsidDel="4FA76F56" w:rsidR="0099169B">
          <w:rPr>
            <w:rFonts w:hAnsi="Calibri" w:eastAsia="" w:cs="Arial" w:hAnsiTheme="minorAscii" w:eastAsiaTheme="minorEastAsia" w:cstheme="minorBidi"/>
            <w:lang w:val="en-GB"/>
            <w:rPrChange w:author="Matthew Barbour" w:date="2017-09-04T12:42:48.912661" w:id="2065521865">
              <w:rPr>
                <w:rFonts w:hAnsiTheme="minorHAnsi" w:eastAsiaTheme="minorEastAsia" w:cstheme="minorBidi"/>
                <w:lang w:val="en-GB"/>
              </w:rPr>
            </w:rPrChange>
          </w:rPr>
          <w:delText>observation, and an empirical</w:delText>
        </w:r>
      </w:del>
      <w:del w:author="Matthew Barbour" w:date="2017-09-08T09:52:09.1839586" w:id="977637494">
        <w:r w:rsidRPr="4811FBF5" w:rsidDel="4FA76F56" w:rsidR="0099169B">
          <w:rPr>
            <w:rFonts w:hAnsi="Calibri" w:eastAsia="" w:cs="Arial" w:hAnsiTheme="minorAscii" w:eastAsiaTheme="minorEastAsia" w:cstheme="minorBidi"/>
            <w:lang w:val="en-GB"/>
            <w:rPrChange w:author="Matthew Barbour" w:date="2017-09-04T12:42:48.912661" w:id="1591933742">
              <w:rPr>
                <w:rFonts w:hAnsiTheme="minorHAnsi" w:eastAsiaTheme="minorEastAsia" w:cstheme="minorBidi"/>
                <w:lang w:val="en-GB"/>
              </w:rPr>
            </w:rPrChange>
          </w:rPr>
          <w:delText xml:space="preserve"> understanding had not been pursued. In</w:delText>
        </w:r>
        <w:r w:rsidRPr="4811FBF5" w:rsidDel="4FA76F56" w:rsidR="02F74EAE">
          <w:rPr>
            <w:rFonts w:hAnsi="Calibri" w:eastAsia="" w:cs="Arial" w:hAnsiTheme="minorAscii" w:eastAsiaTheme="minorEastAsia" w:cstheme="minorBidi"/>
            <w:lang w:val="en-GB"/>
            <w:rPrChange w:author="Matthew Barbour" w:date="2017-09-04T12:42:48.912661" w:id="2080550163">
              <w:rPr>
                <w:rFonts w:hAnsiTheme="minorHAnsi" w:eastAsiaTheme="minorEastAsia" w:cstheme="minorBidi"/>
                <w:lang w:val="en-GB"/>
              </w:rPr>
            </w:rPrChange>
          </w:rPr>
          <w:delText xml:space="preserve"> 1958</w:delText>
        </w:r>
        <w:r w:rsidRPr="4811FBF5" w:rsidDel="4FA76F56" w:rsidR="0099169B">
          <w:rPr>
            <w:rFonts w:hAnsi="Calibri" w:eastAsia="" w:cs="Arial" w:hAnsiTheme="minorAscii" w:eastAsiaTheme="minorEastAsia" w:cstheme="minorBidi"/>
            <w:lang w:val="en-GB"/>
            <w:rPrChange w:author="Matthew Barbour" w:date="2017-09-04T12:42:48.912661" w:id="1998836817">
              <w:rPr>
                <w:rFonts w:hAnsiTheme="minorHAnsi" w:eastAsiaTheme="minorEastAsia" w:cstheme="minorBidi"/>
                <w:lang w:val="en-GB"/>
              </w:rPr>
            </w:rPrChange>
          </w:rPr>
          <w:delText>,</w:delText>
        </w:r>
        <w:r w:rsidRPr="4811FBF5" w:rsidDel="4FA76F56">
          <w:rPr>
            <w:rFonts w:hAnsi="Calibri" w:eastAsia="" w:cs="Arial" w:hAnsiTheme="minorAscii" w:eastAsiaTheme="minorEastAsia" w:cstheme="minorBidi"/>
            <w:lang w:val="en-GB"/>
            <w:rPrChange w:author="Matthew Barbour" w:date="2017-09-04T12:42:48.912661" w:id="1199372780">
              <w:rPr>
                <w:rFonts w:hAnsiTheme="minorHAnsi" w:eastAsiaTheme="minorEastAsia" w:cstheme="minorBidi"/>
                <w:lang w:val="en-GB"/>
              </w:rPr>
            </w:rPrChange>
          </w:rPr>
          <w:delText xml:space="preserve"> </w:delText>
        </w:r>
      </w:del>
      <w:r w:rsidRPr="4811FBF5">
        <w:rPr>
          <w:rFonts w:hAnsi="Calibri" w:eastAsia="" w:cs="Arial" w:hAnsiTheme="minorAscii" w:eastAsiaTheme="minorEastAsia" w:cstheme="minorBidi"/>
          <w:lang w:val="en-GB"/>
          <w:rPrChange w:author="Matthew Barbour" w:date="2017-09-04T12:42:48.912661" w:id="738490918">
            <w:rPr>
              <w:rFonts w:hAnsiTheme="minorHAnsi" w:eastAsiaTheme="minorEastAsia" w:cstheme="minorBidi"/>
              <w:lang w:val="en-GB"/>
            </w:rPr>
          </w:rPrChange>
        </w:rPr>
        <w:t xml:space="preserve">Charles Elton </w:t>
      </w:r>
      <w:ins w:author="Matthew Barbour" w:date="2017-09-08T09:52:09.1839586" w:id="510166339">
        <w:r w:rsidRPr="4811FBF5" w:rsidR="4FA76F56">
          <w:rPr>
            <w:rFonts w:hAnsi="Calibri" w:eastAsia="" w:cs="Arial" w:hAnsiTheme="minorAscii" w:eastAsiaTheme="minorEastAsia" w:cstheme="minorBidi"/>
            <w:lang w:val="en-GB"/>
            <w:rPrChange w:author="Matthew Barbour" w:date="2017-09-04T12:42:48.912661" w:id="72269720">
              <w:rPr>
                <w:rFonts w:hAnsiTheme="minorHAnsi" w:eastAsiaTheme="minorEastAsia" w:cstheme="minorBidi"/>
                <w:lang w:val="en-GB"/>
              </w:rPr>
            </w:rPrChange>
          </w:rPr>
          <w:t xml:space="preserve">(1958)</w:t>
        </w:r>
        <w:r w:rsidRPr="4811FBF5" w:rsidR="4FA76F56">
          <w:rPr>
            <w:rFonts w:hAnsi="Calibri" w:eastAsia="" w:cs="Arial" w:hAnsiTheme="minorAscii" w:eastAsiaTheme="minorEastAsia" w:cstheme="minorBidi"/>
            <w:lang w:val="en-GB"/>
            <w:rPrChange w:author="Matthew Barbour" w:date="2017-09-04T12:42:48.912661" w:id="1365058859">
              <w:rPr>
                <w:rFonts w:hAnsiTheme="minorHAnsi" w:eastAsiaTheme="minorEastAsia" w:cstheme="minorBidi"/>
                <w:lang w:val="en-GB"/>
              </w:rPr>
            </w:rPrChange>
          </w:rPr>
          <w:t xml:space="preserve"> </w:t>
        </w:r>
      </w:ins>
      <w:r w:rsidRPr="4811FBF5" w:rsidR="0099169B">
        <w:rPr>
          <w:rFonts w:hAnsi="Calibri" w:eastAsia="" w:cs="Arial" w:hAnsiTheme="minorAscii" w:eastAsiaTheme="minorEastAsia" w:cstheme="minorBidi"/>
          <w:lang w:val="en-GB"/>
          <w:rPrChange w:author="Matthew Barbour" w:date="2017-09-04T12:42:48.912661" w:id="2110424952">
            <w:rPr>
              <w:rFonts w:hAnsiTheme="minorHAnsi" w:eastAsiaTheme="minorEastAsia" w:cstheme="minorBidi"/>
              <w:lang w:val="en-GB"/>
            </w:rPr>
          </w:rPrChange>
        </w:rPr>
        <w:t>proposed</w:t>
      </w:r>
      <w:r w:rsidRPr="4811FBF5">
        <w:rPr>
          <w:rFonts w:hAnsi="Calibri" w:eastAsia="" w:cs="Arial" w:hAnsiTheme="minorAscii" w:eastAsiaTheme="minorEastAsia" w:cstheme="minorBidi"/>
          <w:lang w:val="en-GB"/>
          <w:rPrChange w:author="Matthew Barbour" w:date="2017-09-04T12:42:48.912661" w:id="888695995">
            <w:rPr>
              <w:rFonts w:hAnsiTheme="minorHAnsi" w:eastAsiaTheme="minorEastAsia" w:cstheme="minorBidi"/>
              <w:lang w:val="en-GB"/>
            </w:rPr>
          </w:rPrChange>
        </w:rPr>
        <w:t xml:space="preserve"> that complex communities frequently prevented invasions from other species, </w:t>
      </w:r>
      <w:ins w:author="Matthew Barbour" w:date="2017-09-08T09:53:09.2389155" w:id="1814716771">
        <w:r w:rsidRPr="4811FBF5" w:rsidR="34F86CBB">
          <w:rPr>
            <w:rFonts w:hAnsi="Calibri" w:eastAsia="" w:cs="Arial" w:hAnsiTheme="minorAscii" w:eastAsiaTheme="minorEastAsia" w:cstheme="minorBidi"/>
            <w:lang w:val="en-GB"/>
            <w:rPrChange w:author="Matthew Barbour" w:date="2017-09-04T12:42:48.912661" w:id="1890091409">
              <w:rPr>
                <w:rFonts w:hAnsiTheme="minorHAnsi" w:eastAsiaTheme="minorEastAsia" w:cstheme="minorBidi"/>
                <w:lang w:val="en-GB"/>
              </w:rPr>
            </w:rPrChange>
          </w:rPr>
          <w:t xml:space="preserve">drawin</w:t>
        </w:r>
        <w:r w:rsidRPr="4811FBF5" w:rsidR="34F86CBB">
          <w:rPr>
            <w:rFonts w:hAnsi="Calibri" w:eastAsia="" w:cs="Arial" w:hAnsiTheme="minorAscii" w:eastAsiaTheme="minorEastAsia" w:cstheme="minorBidi"/>
            <w:lang w:val="en-GB"/>
            <w:rPrChange w:author="Matthew Barbour" w:date="2017-09-04T12:42:48.912661" w:id="958229929">
              <w:rPr>
                <w:rFonts w:hAnsiTheme="minorHAnsi" w:eastAsiaTheme="minorEastAsia" w:cstheme="minorBidi"/>
                <w:lang w:val="en-GB"/>
              </w:rPr>
            </w:rPrChange>
          </w:rPr>
          <w:t xml:space="preserve">g on evidence that </w:t>
        </w:r>
      </w:ins>
      <w:del w:author="Matthew Barbour" w:date="2017-09-08T09:53:09.2389155" w:id="614844311">
        <w:r w:rsidRPr="4811FBF5" w:rsidDel="34F86CBB" w:rsidR="0099169B">
          <w:rPr>
            <w:rFonts w:hAnsi="Calibri" w:eastAsia="" w:cs="Arial" w:hAnsiTheme="minorAscii" w:eastAsiaTheme="minorEastAsia" w:cstheme="minorBidi"/>
            <w:lang w:val="en-GB"/>
            <w:rPrChange w:author="Matthew Barbour" w:date="2017-09-04T12:42:48.912661" w:id="1992825322">
              <w:rPr>
                <w:rFonts w:hAnsiTheme="minorHAnsi" w:eastAsiaTheme="minorEastAsia" w:cstheme="minorBidi"/>
                <w:lang w:val="en-GB"/>
              </w:rPr>
            </w:rPrChange>
          </w:rPr>
          <w:delText xml:space="preserve"> tested this hypothesis</w:delText>
        </w:r>
        <w:r w:rsidRPr="4811FBF5" w:rsidDel="34F86CBB">
          <w:rPr>
            <w:rFonts w:hAnsi="Calibri" w:eastAsia="" w:cs="Arial" w:hAnsiTheme="minorAscii" w:eastAsiaTheme="minorEastAsia" w:cstheme="minorBidi"/>
            <w:lang w:val="en-GB"/>
            <w:rPrChange w:author="Matthew Barbour" w:date="2017-09-04T12:42:48.912661" w:id="1334721796">
              <w:rPr>
                <w:rFonts w:hAnsiTheme="minorHAnsi" w:eastAsiaTheme="minorEastAsia" w:cstheme="minorBidi"/>
                <w:lang w:val="en-GB"/>
              </w:rPr>
            </w:rPrChange>
          </w:rPr>
          <w:delText xml:space="preserve"> by </w:delText>
        </w:r>
        <w:r w:rsidRPr="4811FBF5" w:rsidDel="34F86CBB" w:rsidR="0099169B">
          <w:rPr>
            <w:rFonts w:hAnsi="Calibri" w:eastAsia="" w:cs="Arial" w:hAnsiTheme="minorAscii" w:eastAsiaTheme="minorEastAsia" w:cstheme="minorBidi"/>
            <w:lang w:val="en-GB"/>
            <w:rPrChange w:author="Matthew Barbour" w:date="2017-09-04T12:42:48.912661" w:id="818820292">
              <w:rPr>
                <w:rFonts w:hAnsiTheme="minorHAnsi" w:eastAsiaTheme="minorEastAsia" w:cstheme="minorBidi"/>
                <w:lang w:val="en-GB"/>
              </w:rPr>
            </w:rPrChange>
          </w:rPr>
          <w:delText xml:space="preserve">showing that </w:delText>
        </w:r>
      </w:del>
      <w:r w:rsidRPr="4811FBF5">
        <w:rPr>
          <w:rFonts w:hAnsi="Calibri" w:eastAsia="" w:cs="Arial" w:hAnsiTheme="minorAscii" w:eastAsiaTheme="minorEastAsia" w:cstheme="minorBidi"/>
          <w:lang w:val="en-GB"/>
          <w:rPrChange w:author="Matthew Barbour" w:date="2017-09-04T12:42:48.912661" w:id="783402184">
            <w:rPr>
              <w:rFonts w:hAnsiTheme="minorHAnsi" w:eastAsiaTheme="minorEastAsia" w:cstheme="minorBidi"/>
              <w:lang w:val="en-GB"/>
            </w:rPr>
          </w:rPrChange>
        </w:rPr>
        <w:t>biological invasion</w:t>
      </w:r>
      <w:ins w:author="Matthew Barbour" w:date="2017-09-08T09:53:09.2389155" w:id="1780197004">
        <w:r w:rsidRPr="4811FBF5" w:rsidR="34F86CBB">
          <w:rPr>
            <w:rFonts w:hAnsi="Calibri" w:eastAsia="" w:cs="Arial" w:hAnsiTheme="minorAscii" w:eastAsiaTheme="minorEastAsia" w:cstheme="minorBidi"/>
            <w:lang w:val="en-GB"/>
            <w:rPrChange w:author="Matthew Barbour" w:date="2017-09-04T12:42:48.912661" w:id="1486368330">
              <w:rPr>
                <w:rFonts w:hAnsiTheme="minorHAnsi" w:eastAsiaTheme="minorEastAsia" w:cstheme="minorBidi"/>
                <w:lang w:val="en-GB"/>
              </w:rPr>
            </w:rPrChange>
          </w:rPr>
          <w:t>s</w:t>
        </w:r>
      </w:ins>
      <w:r w:rsidRPr="4811FBF5">
        <w:rPr>
          <w:rFonts w:hAnsi="Calibri" w:eastAsia="" w:cs="Arial" w:hAnsiTheme="minorAscii" w:eastAsiaTheme="minorEastAsia" w:cstheme="minorBidi"/>
          <w:lang w:val="en-GB"/>
          <w:rPrChange w:author="Matthew Barbour" w:date="2017-09-04T12:42:48.912661" w:id="94602061">
            <w:rPr>
              <w:rFonts w:hAnsiTheme="minorHAnsi" w:eastAsiaTheme="minorEastAsia" w:cstheme="minorBidi"/>
              <w:lang w:val="en-GB"/>
            </w:rPr>
          </w:rPrChange>
        </w:rPr>
        <w:t xml:space="preserve"> occurred frequently in </w:t>
      </w:r>
      <w:del w:author="Matthew Barbour" w:date="2017-09-08T09:53:09.2389155" w:id="1668200179">
        <w:r w:rsidRPr="4811FBF5" w:rsidDel="34F86CBB">
          <w:rPr>
            <w:rFonts w:hAnsi="Calibri" w:eastAsia="" w:cs="Arial" w:hAnsiTheme="minorAscii" w:eastAsiaTheme="minorEastAsia" w:cstheme="minorBidi"/>
            <w:lang w:val="en-GB"/>
            <w:rPrChange w:author="Matthew Barbour" w:date="2017-09-04T12:42:48.912661" w:id="1671576277">
              <w:rPr>
                <w:rFonts w:hAnsiTheme="minorHAnsi" w:eastAsiaTheme="minorEastAsia" w:cstheme="minorBidi"/>
                <w:lang w:val="en-GB"/>
              </w:rPr>
            </w:rPrChange>
          </w:rPr>
          <w:delText xml:space="preserve">the </w:delText>
        </w:r>
      </w:del>
      <w:r w:rsidRPr="4811FBF5">
        <w:rPr>
          <w:rFonts w:hAnsi="Calibri" w:eastAsia="" w:cs="Arial" w:hAnsiTheme="minorAscii" w:eastAsiaTheme="minorEastAsia" w:cstheme="minorBidi"/>
          <w:lang w:val="en-GB"/>
          <w:rPrChange w:author="Matthew Barbour" w:date="2017-09-04T12:42:48.912661" w:id="35217917">
            <w:rPr>
              <w:rFonts w:hAnsiTheme="minorHAnsi" w:eastAsiaTheme="minorEastAsia" w:cstheme="minorBidi"/>
              <w:lang w:val="en-GB"/>
            </w:rPr>
          </w:rPrChange>
        </w:rPr>
        <w:t>boreal forest</w:t>
      </w:r>
      <w:ins w:author="Matthew Barbour" w:date="2017-09-08T09:53:09.2389155" w:id="1877573942">
        <w:r w:rsidRPr="4811FBF5" w:rsidR="34F86CBB">
          <w:rPr>
            <w:rFonts w:hAnsi="Calibri" w:eastAsia="" w:cs="Arial" w:hAnsiTheme="minorAscii" w:eastAsiaTheme="minorEastAsia" w:cstheme="minorBidi"/>
            <w:lang w:val="en-GB"/>
            <w:rPrChange w:author="Matthew Barbour" w:date="2017-09-04T12:42:48.912661" w:id="471432102">
              <w:rPr>
                <w:rFonts w:hAnsiTheme="minorHAnsi" w:eastAsiaTheme="minorEastAsia" w:cstheme="minorBidi"/>
                <w:lang w:val="en-GB"/>
              </w:rPr>
            </w:rPrChange>
          </w:rPr>
          <w:t>s</w:t>
        </w:r>
      </w:ins>
      <w:r w:rsidRPr="4811FBF5">
        <w:rPr>
          <w:rFonts w:hAnsi="Calibri" w:eastAsia="" w:cs="Arial" w:hAnsiTheme="minorAscii" w:eastAsiaTheme="minorEastAsia" w:cstheme="minorBidi"/>
          <w:lang w:val="en-GB"/>
          <w:rPrChange w:author="Matthew Barbour" w:date="2017-09-04T12:42:48.912661" w:id="1026753502">
            <w:rPr>
              <w:rFonts w:hAnsiTheme="minorHAnsi" w:eastAsiaTheme="minorEastAsia" w:cstheme="minorBidi"/>
              <w:lang w:val="en-GB"/>
            </w:rPr>
          </w:rPrChange>
        </w:rPr>
        <w:t xml:space="preserve"> and agricultural field</w:t>
      </w:r>
      <w:ins w:author="Matthew Barbour" w:date="2017-09-08T09:53:09.2389155" w:id="1498668612">
        <w:r w:rsidRPr="4811FBF5" w:rsidR="34F86CBB">
          <w:rPr>
            <w:rFonts w:hAnsi="Calibri" w:eastAsia="" w:cs="Arial" w:hAnsiTheme="minorAscii" w:eastAsiaTheme="minorEastAsia" w:cstheme="minorBidi"/>
            <w:lang w:val="en-GB"/>
            <w:rPrChange w:author="Matthew Barbour" w:date="2017-09-04T12:42:48.912661" w:id="1316957678">
              <w:rPr>
                <w:rFonts w:hAnsiTheme="minorHAnsi" w:eastAsiaTheme="minorEastAsia" w:cstheme="minorBidi"/>
                <w:lang w:val="en-GB"/>
              </w:rPr>
            </w:rPrChange>
          </w:rPr>
          <w:t>s, while invasions were unheard of</w:t>
        </w:r>
      </w:ins>
      <w:del w:author="Matthew Barbour" w:date="2017-09-08T09:53:09.2389155" w:id="1488764587">
        <w:r w:rsidRPr="4811FBF5" w:rsidDel="34F86CBB">
          <w:rPr>
            <w:rFonts w:hAnsi="Calibri" w:eastAsia="" w:cs="Arial" w:hAnsiTheme="minorAscii" w:eastAsiaTheme="minorEastAsia" w:cstheme="minorBidi"/>
            <w:lang w:val="en-GB"/>
            <w:rPrChange w:author="Matthew Barbour" w:date="2017-09-04T12:42:48.912661" w:id="308196733">
              <w:rPr>
                <w:rFonts w:hAnsiTheme="minorHAnsi" w:eastAsiaTheme="minorEastAsia" w:cstheme="minorBidi"/>
                <w:lang w:val="en-GB"/>
              </w:rPr>
            </w:rPrChange>
          </w:rPr>
          <w:delText xml:space="preserve"> while</w:delText>
        </w:r>
      </w:del>
      <w:r w:rsidRPr="4811FBF5">
        <w:rPr>
          <w:rFonts w:hAnsi="Calibri" w:eastAsia="" w:cs="Arial" w:hAnsiTheme="minorAscii" w:eastAsiaTheme="minorEastAsia" w:cstheme="minorBidi"/>
          <w:lang w:val="en-GB"/>
          <w:rPrChange w:author="Matthew Barbour" w:date="2017-09-04T12:42:48.912661" w:id="300257438">
            <w:rPr>
              <w:rFonts w:hAnsiTheme="minorHAnsi" w:eastAsiaTheme="minorEastAsia" w:cstheme="minorBidi"/>
              <w:lang w:val="en-GB"/>
            </w:rPr>
          </w:rPrChange>
        </w:rPr>
        <w:t xml:space="preserve"> in tropical forest</w:t>
      </w:r>
      <w:ins w:author="Matthew Barbour" w:date="2017-09-08T09:54:09.3076818" w:id="84814881">
        <w:r w:rsidRPr="4811FBF5" w:rsidR="08FDE49B">
          <w:rPr>
            <w:rFonts w:hAnsi="Calibri" w:eastAsia="" w:cs="Arial" w:hAnsiTheme="minorAscii" w:eastAsiaTheme="minorEastAsia" w:cstheme="minorBidi"/>
            <w:lang w:val="en-GB"/>
            <w:rPrChange w:author="Matthew Barbour" w:date="2017-09-04T12:42:48.912661" w:id="1557413778">
              <w:rPr>
                <w:rFonts w:hAnsiTheme="minorHAnsi" w:eastAsiaTheme="minorEastAsia" w:cstheme="minorBidi"/>
                <w:lang w:val="en-GB"/>
              </w:rPr>
            </w:rPrChange>
          </w:rPr>
          <w:t xml:space="preserve">s</w:t>
        </w:r>
      </w:ins>
      <w:del w:author="Matthew Barbour" w:date="2017-09-08T09:54:09.3076818" w:id="803094665">
        <w:r w:rsidRPr="4811FBF5" w:rsidDel="08FDE49B" w:rsidR="5C34509F">
          <w:rPr>
            <w:rFonts w:hAnsi="Calibri" w:eastAsia="" w:cs="Arial" w:hAnsiTheme="minorAscii" w:eastAsiaTheme="minorEastAsia" w:cstheme="minorBidi"/>
            <w:lang w:val="en-GB"/>
            <w:rPrChange w:author="Matthew Barbour" w:date="2017-09-04T12:42:48.912661" w:id="84379875">
              <w:rPr>
                <w:rFonts w:hAnsiTheme="minorHAnsi" w:eastAsiaTheme="minorEastAsia" w:cstheme="minorBidi"/>
                <w:lang w:val="en-GB"/>
              </w:rPr>
            </w:rPrChange>
          </w:rPr>
          <w:delText xml:space="preserve"> </w:delText>
        </w:r>
        <w:r w:rsidRPr="4811FBF5" w:rsidDel="08FDE49B" w:rsidR="7F11AC30">
          <w:rPr>
            <w:rFonts w:hAnsi="Calibri" w:eastAsia="" w:cs="Arial" w:hAnsiTheme="minorAscii" w:eastAsiaTheme="minorEastAsia" w:cstheme="minorBidi"/>
            <w:lang w:val="en-GB"/>
            <w:rPrChange w:author="Matthew Barbour" w:date="2017-09-04T12:42:48.912661" w:id="1448311110">
              <w:rPr>
                <w:rFonts w:hAnsiTheme="minorHAnsi" w:eastAsiaTheme="minorEastAsia" w:cstheme="minorBidi"/>
                <w:lang w:val="en-GB"/>
              </w:rPr>
            </w:rPrChange>
          </w:rPr>
          <w:delText>(Charles Elton, 1958)</w:delText>
        </w:r>
      </w:del>
      <w:r w:rsidRPr="4811FBF5">
        <w:rPr>
          <w:rFonts w:hAnsi="Calibri" w:eastAsia="" w:cs="Arial" w:hAnsiTheme="minorAscii" w:eastAsiaTheme="minorEastAsia" w:cstheme="minorBidi"/>
          <w:lang w:val="en-GB"/>
          <w:rPrChange w:author="Matthew Barbour" w:date="2017-09-04T12:42:48.912661" w:id="1058262208">
            <w:rPr>
              <w:rFonts w:hAnsiTheme="minorHAnsi" w:eastAsiaTheme="minorEastAsia" w:cstheme="minorBidi"/>
              <w:lang w:val="en-GB"/>
            </w:rPr>
          </w:rPrChange>
        </w:rPr>
        <w:t xml:space="preserve">. </w:t>
      </w:r>
      <w:ins w:author="Matthew Barbour" w:date="2017-09-08T12:51:07.0732485" w:id="2085530435">
        <w:r w:rsidRPr="4811FBF5" w:rsidR="510993F5">
          <w:rPr>
            <w:rFonts w:hAnsi="Calibri" w:eastAsia="" w:cs="Arial" w:hAnsiTheme="minorAscii" w:eastAsiaTheme="minorEastAsia" w:cstheme="minorBidi"/>
            <w:lang w:val="en-GB"/>
            <w:rPrChange w:author="Matthew Barbour" w:date="2017-09-04T12:42:48.912661" w:id="945513103">
              <w:rPr>
                <w:rFonts w:hAnsiTheme="minorHAnsi" w:eastAsiaTheme="minorEastAsia" w:cstheme="minorBidi"/>
                <w:lang w:val="en-GB"/>
              </w:rPr>
            </w:rPrChange>
          </w:rPr>
          <w:t xml:space="preserve">However, t</w:t>
        </w:r>
      </w:ins>
      <w:ins w:author="Matthew Barbour" w:date="2017-09-08T09:59:11.035403" w:id="346715233">
        <w:r w:rsidRPr="4811FBF5" w:rsidR="385B628F">
          <w:rPr>
            <w:rFonts w:hAnsi="Calibri" w:eastAsia="" w:cs="Arial" w:hAnsiTheme="minorAscii" w:eastAsiaTheme="minorEastAsia" w:cstheme="minorBidi"/>
            <w:lang w:val="en-GB"/>
            <w:rPrChange w:author="Matthew Barbour" w:date="2017-09-04T12:42:48.912661" w:id="641480132">
              <w:rPr>
                <w:rFonts w:hAnsiTheme="minorHAnsi" w:eastAsiaTheme="minorEastAsia" w:cstheme="minorBidi"/>
                <w:lang w:val="en-GB"/>
              </w:rPr>
            </w:rPrChange>
          </w:rPr>
          <w:t xml:space="preserve">his notion of </w:t>
        </w:r>
      </w:ins>
      <w:ins w:author="Matthew Barbour" w:date="2017-09-08T10:00:11.7456924" w:id="1785052475">
        <w:r w:rsidRPr="4811FBF5" w:rsidR="784EE30B">
          <w:rPr>
            <w:rFonts w:hAnsi="Calibri" w:eastAsia="" w:cs="Arial" w:hAnsiTheme="minorAscii" w:eastAsiaTheme="minorEastAsia" w:cstheme="minorBidi"/>
            <w:lang w:val="en-GB"/>
            <w:rPrChange w:author="Matthew Barbour" w:date="2017-09-04T12:42:48.912661" w:id="1440907907">
              <w:rPr>
                <w:rFonts w:hAnsiTheme="minorHAnsi" w:eastAsiaTheme="minorEastAsia" w:cstheme="minorBidi"/>
                <w:lang w:val="en-GB"/>
              </w:rPr>
            </w:rPrChange>
          </w:rPr>
          <w:t xml:space="preserve">more diverse and complex communities being more stable</w:t>
        </w:r>
      </w:ins>
      <w:ins w:author="Matthew Barbour" w:date="2017-09-09T06:33:16.6273855" w:id="683796183">
        <w:r w:rsidRPr="619B99A8" w:rsidR="619B99A8">
          <w:rPr>
            <w:rFonts w:hAnsi="Calibri" w:eastAsia="" w:cs="Arial" w:hAnsiTheme="minorAscii" w:eastAsiaTheme="minorEastAsia" w:cstheme="minorBidi"/>
            <w:lang w:val="en-GB"/>
            <w:rPrChange w:author="Matthew Barbour" w:date="2017-09-09T06:33:16.6273855" w:id="1250352013">
              <w:rPr/>
            </w:rPrChange>
          </w:rPr>
          <w:t xml:space="preserve"> </w:t>
        </w:r>
        <w:r w:rsidRPr="4811FBF5" w:rsidR="784EE30B">
          <w:rPr>
            <w:rFonts w:hAnsi="Calibri" w:eastAsia="" w:cs="Arial" w:hAnsiTheme="minorAscii" w:eastAsiaTheme="minorEastAsia" w:cstheme="minorBidi"/>
            <w:lang w:val="en-GB"/>
            <w:rPrChange w:author="Matthew Barbour" w:date="2017-09-04T12:42:48.912661" w:id="2025084175">
              <w:rPr>
                <w:rFonts w:hAnsiTheme="minorHAnsi" w:eastAsiaTheme="minorEastAsia" w:cstheme="minorBidi"/>
                <w:lang w:val="en-GB"/>
              </w:rPr>
            </w:rPrChange>
          </w:rPr>
          <w:t xml:space="preserve">was questioned in the 1970s</w:t>
        </w:r>
      </w:ins>
      <w:ins w:author="Matthew Barbour" w:date="2017-09-08T10:02:52.8629973" w:id="1430232926">
        <w:r w:rsidRPr="4811FBF5" w:rsidR="26A1A7C8">
          <w:rPr>
            <w:rFonts w:hAnsi="Calibri" w:eastAsia="" w:cs="Arial" w:hAnsiTheme="minorAscii" w:eastAsiaTheme="minorEastAsia" w:cstheme="minorBidi"/>
            <w:lang w:val="en-GB"/>
            <w:rPrChange w:author="Matthew Barbour" w:date="2017-09-04T12:42:48.912661" w:id="1754727277">
              <w:rPr>
                <w:rFonts w:hAnsiTheme="minorHAnsi" w:eastAsiaTheme="minorEastAsia" w:cstheme="minorBidi"/>
                <w:lang w:val="en-GB"/>
              </w:rPr>
            </w:rPrChange>
          </w:rPr>
          <w:t xml:space="preserve"> w</w:t>
        </w:r>
      </w:ins>
      <w:ins w:author="Matthew Barbour" w:date="2017-09-08T10:03:53.0217272" w:id="322951479">
        <w:r w:rsidRPr="4811FBF5" w:rsidR="6897036D">
          <w:rPr>
            <w:rFonts w:hAnsi="Calibri" w:eastAsia="" w:cs="Arial" w:hAnsiTheme="minorAscii" w:eastAsiaTheme="minorEastAsia" w:cstheme="minorBidi"/>
            <w:lang w:val="en-GB"/>
            <w:rPrChange w:author="Matthew Barbour" w:date="2017-09-04T12:42:48.912661" w:id="297639097">
              <w:rPr>
                <w:rFonts w:hAnsiTheme="minorHAnsi" w:eastAsiaTheme="minorEastAsia" w:cstheme="minorBidi"/>
                <w:lang w:val="en-GB"/>
              </w:rPr>
            </w:rPrChange>
          </w:rPr>
          <w:t xml:space="preserve">ith dynamical models of </w:t>
        </w:r>
      </w:ins>
      <w:ins w:author="Matthew Barbour" w:date="2017-09-08T12:54:22.7329774" w:id="479592139">
        <w:r w:rsidRPr="4811FBF5" w:rsidR="3FAAEF71">
          <w:rPr>
            <w:rFonts w:hAnsi="Calibri" w:eastAsia="" w:cs="Arial" w:hAnsiTheme="minorAscii" w:eastAsiaTheme="minorEastAsia" w:cstheme="minorBidi"/>
            <w:lang w:val="en-GB"/>
            <w:rPrChange w:author="Matthew Barbour" w:date="2017-09-04T12:42:48.912661" w:id="1524171277">
              <w:rPr>
                <w:rFonts w:hAnsiTheme="minorHAnsi" w:eastAsiaTheme="minorEastAsia" w:cstheme="minorBidi"/>
                <w:lang w:val="en-GB"/>
              </w:rPr>
            </w:rPrChange>
          </w:rPr>
          <w:t xml:space="preserve">communities</w:t>
        </w:r>
      </w:ins>
      <w:ins w:author="Matthew Barbour" w:date="2017-09-08T10:03:53.0217272" w:id="1882206109">
        <w:r w:rsidRPr="4811FBF5" w:rsidR="6897036D">
          <w:rPr>
            <w:rFonts w:hAnsi="Calibri" w:eastAsia="" w:cs="Arial" w:hAnsiTheme="minorAscii" w:eastAsiaTheme="minorEastAsia" w:cstheme="minorBidi"/>
            <w:lang w:val="en-GB"/>
            <w:rPrChange w:author="Matthew Barbour" w:date="2017-09-04T12:42:48.912661" w:id="1798467144">
              <w:rPr>
                <w:rFonts w:hAnsiTheme="minorHAnsi" w:eastAsiaTheme="minorEastAsia" w:cstheme="minorBidi"/>
                <w:lang w:val="en-GB"/>
              </w:rPr>
            </w:rPrChange>
          </w:rPr>
          <w:t xml:space="preserve"> (Gardner and Ashby, 1970; May 1972).</w:t>
        </w:r>
      </w:ins>
      <w:ins w:author="Matthew Barbour" w:date="2017-09-08T10:04:53.8333569" w:id="1269044232">
        <w:r w:rsidRPr="4811FBF5" w:rsidR="3D451B90">
          <w:rPr>
            <w:rFonts w:hAnsi="Calibri" w:eastAsia="" w:cs="Arial" w:hAnsiTheme="minorAscii" w:eastAsiaTheme="minorEastAsia" w:cstheme="minorBidi"/>
            <w:lang w:val="en-GB"/>
            <w:rPrChange w:author="Matthew Barbour" w:date="2017-09-04T12:42:48.912661" w:id="646061020">
              <w:rPr>
                <w:rFonts w:hAnsiTheme="minorHAnsi" w:eastAsiaTheme="minorEastAsia" w:cstheme="minorBidi"/>
                <w:lang w:val="en-GB"/>
              </w:rPr>
            </w:rPrChange>
          </w:rPr>
          <w:t xml:space="preserve"> Robert May's (1972) </w:t>
        </w:r>
      </w:ins>
      <w:ins w:author="Matthew Barbour" w:date="2017-09-08T10:05:54.531801" w:id="1799645788">
        <w:r w:rsidRPr="4811FBF5" w:rsidR="7894C923">
          <w:rPr>
            <w:rFonts w:hAnsi="Calibri" w:eastAsia="" w:cs="Arial" w:hAnsiTheme="minorAscii" w:eastAsiaTheme="minorEastAsia" w:cstheme="minorBidi"/>
            <w:lang w:val="en-GB"/>
            <w:rPrChange w:author="Matthew Barbour" w:date="2017-09-04T12:42:48.912661" w:id="979736407">
              <w:rPr>
                <w:rFonts w:hAnsiTheme="minorHAnsi" w:eastAsiaTheme="minorEastAsia" w:cstheme="minorBidi"/>
                <w:lang w:val="en-GB"/>
              </w:rPr>
            </w:rPrChange>
          </w:rPr>
          <w:t xml:space="preserve">work</w:t>
        </w:r>
        <w:r w:rsidRPr="4811FBF5" w:rsidR="7894C923">
          <w:rPr>
            <w:rFonts w:hAnsi="Calibri" w:eastAsia="" w:cs="Arial" w:hAnsiTheme="minorAscii" w:eastAsiaTheme="minorEastAsia" w:cstheme="minorBidi"/>
            <w:lang w:val="en-GB"/>
            <w:rPrChange w:author="Matthew Barbour" w:date="2017-09-04T12:42:48.912661" w:id="1985903366">
              <w:rPr>
                <w:rFonts w:hAnsiTheme="minorHAnsi" w:eastAsiaTheme="minorEastAsia" w:cstheme="minorBidi"/>
                <w:lang w:val="en-GB"/>
              </w:rPr>
            </w:rPrChange>
          </w:rPr>
          <w:t xml:space="preserve"> </w:t>
        </w:r>
      </w:ins>
      <w:ins w:author="Matthew Barbour" w:date="2017-09-08T10:04:53.8333569" w:id="1665884120">
        <w:r w:rsidRPr="4811FBF5" w:rsidR="3D451B90">
          <w:rPr>
            <w:rFonts w:hAnsi="Calibri" w:eastAsia="" w:cs="Arial" w:hAnsiTheme="minorAscii" w:eastAsiaTheme="minorEastAsia" w:cstheme="minorBidi"/>
            <w:lang w:val="en-GB"/>
            <w:rPrChange w:author="Matthew Barbour" w:date="2017-09-04T12:42:48.912661" w:id="110663503">
              <w:rPr>
                <w:rFonts w:hAnsiTheme="minorHAnsi" w:eastAsiaTheme="minorEastAsia" w:cstheme="minorBidi"/>
                <w:lang w:val="en-GB"/>
              </w:rPr>
            </w:rPrChange>
          </w:rPr>
          <w:t xml:space="preserve">was particularly influential, </w:t>
        </w:r>
      </w:ins>
      <w:ins w:author="Matthew Barbour" w:date="2017-09-08T10:05:54.531801" w:id="1637834819">
        <w:r w:rsidRPr="4811FBF5" w:rsidR="7894C923">
          <w:rPr>
            <w:rFonts w:hAnsi="Calibri" w:eastAsia="" w:cs="Arial" w:hAnsiTheme="minorAscii" w:eastAsiaTheme="minorEastAsia" w:cstheme="minorBidi"/>
            <w:lang w:val="en-GB"/>
            <w:rPrChange w:author="Matthew Barbour" w:date="2017-09-04T12:42:48.912661" w:id="1017754348">
              <w:rPr>
                <w:rFonts w:hAnsiTheme="minorHAnsi" w:eastAsiaTheme="minorEastAsia" w:cstheme="minorBidi"/>
                <w:lang w:val="en-GB"/>
              </w:rPr>
            </w:rPrChange>
          </w:rPr>
          <w:t xml:space="preserve">where he showed</w:t>
        </w:r>
        <w:r w:rsidRPr="4811FBF5" w:rsidR="7894C923">
          <w:rPr>
            <w:rFonts w:hAnsi="Calibri" w:eastAsia="" w:cs="Arial" w:hAnsiTheme="minorAscii" w:eastAsiaTheme="minorEastAsia" w:cstheme="minorBidi"/>
            <w:lang w:val="en-GB"/>
            <w:rPrChange w:author="Matthew Barbour" w:date="2017-09-04T12:42:48.912661" w:id="2143331480">
              <w:rPr>
                <w:rFonts w:hAnsiTheme="minorHAnsi" w:eastAsiaTheme="minorEastAsia" w:cstheme="minorBidi"/>
                <w:lang w:val="en-GB"/>
              </w:rPr>
            </w:rPrChange>
          </w:rPr>
          <w:t xml:space="preserve"> that </w:t>
        </w:r>
      </w:ins>
      <w:ins w:author="Matthew Barbour" w:date="2017-09-08T10:06:55.3831672" w:id="1179312455">
        <w:r w:rsidRPr="4811FBF5" w:rsidR="2DADF751">
          <w:rPr>
            <w:rFonts w:hAnsi="Calibri" w:eastAsia="" w:cs="Arial" w:hAnsiTheme="minorAscii" w:eastAsiaTheme="minorEastAsia" w:cstheme="minorBidi"/>
            <w:lang w:val="en-GB"/>
            <w:rPrChange w:author="Matthew Barbour" w:date="2017-09-04T12:42:48.912661" w:id="1000831063">
              <w:rPr>
                <w:rFonts w:hAnsiTheme="minorHAnsi" w:eastAsiaTheme="minorEastAsia" w:cstheme="minorBidi"/>
                <w:lang w:val="en-GB"/>
              </w:rPr>
            </w:rPrChange>
          </w:rPr>
          <w:t xml:space="preserve">either increasing species diversity,</w:t>
        </w:r>
      </w:ins>
      <w:ins w:author="Matthew Barbour" w:date="2017-09-08T10:08:56.039771" w:id="1909365299">
        <w:r w:rsidRPr="4811FBF5" w:rsidR="6994CB0F">
          <w:rPr>
            <w:rFonts w:hAnsi="Calibri" w:eastAsia="" w:cs="Arial" w:hAnsiTheme="minorAscii" w:eastAsiaTheme="minorEastAsia" w:cstheme="minorBidi"/>
            <w:lang w:val="en-GB"/>
            <w:rPrChange w:author="Matthew Barbour" w:date="2017-09-04T12:42:48.912661" w:id="208854813">
              <w:rPr>
                <w:rFonts w:hAnsiTheme="minorHAnsi" w:eastAsiaTheme="minorEastAsia" w:cstheme="minorBidi"/>
                <w:lang w:val="en-GB"/>
              </w:rPr>
            </w:rPrChange>
          </w:rPr>
          <w:t xml:space="preserve"> </w:t>
        </w:r>
      </w:ins>
      <w:ins w:author="Matthew Barbour" w:date="2017-09-08T10:07:55.3385747" w:id="1118877886">
        <w:proofErr w:type="spellStart"/>
        <w:r w:rsidRPr="4811FBF5" w:rsidR="3A6031D5">
          <w:rPr>
            <w:rFonts w:hAnsi="Calibri" w:eastAsia="" w:cs="Arial" w:hAnsiTheme="minorAscii" w:eastAsiaTheme="minorEastAsia" w:cstheme="minorBidi"/>
            <w:lang w:val="en-GB"/>
            <w:rPrChange w:author="Matthew Barbour" w:date="2017-09-04T12:42:48.912661" w:id="1160589866">
              <w:rPr>
                <w:rFonts w:hAnsiTheme="minorHAnsi" w:eastAsiaTheme="minorEastAsia" w:cstheme="minorBidi"/>
                <w:lang w:val="en-GB"/>
              </w:rPr>
            </w:rPrChange>
          </w:rPr>
          <w:t xml:space="preserve">connectance</w:t>
        </w:r>
        <w:proofErr w:type="spellEnd"/>
        <w:r w:rsidRPr="4811FBF5" w:rsidR="3A6031D5">
          <w:rPr>
            <w:rFonts w:hAnsi="Calibri" w:eastAsia="" w:cs="Arial" w:hAnsiTheme="minorAscii" w:eastAsiaTheme="minorEastAsia" w:cstheme="minorBidi"/>
            <w:lang w:val="en-GB"/>
            <w:rPrChange w:author="Matthew Barbour" w:date="2017-09-04T12:42:48.912661" w:id="502516009">
              <w:rPr>
                <w:rFonts w:hAnsiTheme="minorHAnsi" w:eastAsiaTheme="minorEastAsia" w:cstheme="minorBidi"/>
                <w:lang w:val="en-GB"/>
              </w:rPr>
            </w:rPrChange>
          </w:rPr>
          <w:t xml:space="preserve">, or interaction strengths destabilized randomly assembled communities.</w:t>
        </w:r>
      </w:ins>
      <w:ins w:author="Matthew Barbour" w:date="2017-09-08T10:08:56.039771" w:id="1199805430">
        <w:r w:rsidRPr="4811FBF5" w:rsidR="6994CB0F">
          <w:rPr>
            <w:rFonts w:hAnsi="Calibri" w:eastAsia="" w:cs="Arial" w:hAnsiTheme="minorAscii" w:eastAsiaTheme="minorEastAsia" w:cstheme="minorBidi"/>
            <w:lang w:val="en-GB"/>
            <w:rPrChange w:author="Matthew Barbour" w:date="2017-09-04T12:42:48.912661" w:id="1794681281">
              <w:rPr>
                <w:rFonts w:hAnsiTheme="minorHAnsi" w:eastAsiaTheme="minorEastAsia" w:cstheme="minorBidi"/>
                <w:lang w:val="en-GB"/>
              </w:rPr>
            </w:rPrChange>
          </w:rPr>
          <w:t xml:space="preserve"> M</w:t>
        </w:r>
      </w:ins>
      <w:ins w:author="Matthew Barbour" w:date="2017-09-09T06:34:17.2854469" w:id="346611355">
        <w:r w:rsidRPr="4811FBF5" w:rsidR="5EB270F2">
          <w:rPr>
            <w:rFonts w:hAnsi="Calibri" w:eastAsia="" w:cs="Arial" w:hAnsiTheme="minorAscii" w:eastAsiaTheme="minorEastAsia" w:cstheme="minorBidi"/>
            <w:lang w:val="en-GB"/>
            <w:rPrChange w:author="Matthew Barbour" w:date="2017-09-04T12:42:48.912661" w:id="292150722">
              <w:rPr>
                <w:rFonts w:hAnsiTheme="minorHAnsi" w:eastAsiaTheme="minorEastAsia" w:cstheme="minorBidi"/>
                <w:lang w:val="en-GB"/>
              </w:rPr>
            </w:rPrChange>
          </w:rPr>
          <w:t xml:space="preserve">ay's work </w:t>
        </w:r>
      </w:ins>
      <w:ins w:author="Matthew Barbour" w:date="2017-09-09T06:35:17.6895221" w:id="666849044">
        <w:r w:rsidRPr="4811FBF5" w:rsidR="27779FC6">
          <w:rPr>
            <w:rFonts w:hAnsi="Calibri" w:eastAsia="" w:cs="Arial" w:hAnsiTheme="minorAscii" w:eastAsiaTheme="minorEastAsia" w:cstheme="minorBidi"/>
            <w:lang w:val="en-GB"/>
            <w:rPrChange w:author="Matthew Barbour" w:date="2017-09-04T12:42:48.912661" w:id="1283146821">
              <w:rPr>
                <w:rFonts w:hAnsiTheme="minorHAnsi" w:eastAsiaTheme="minorEastAsia" w:cstheme="minorBidi"/>
                <w:lang w:val="en-GB"/>
              </w:rPr>
            </w:rPrChange>
          </w:rPr>
          <w:t xml:space="preserve">spurred an entire line of research trying to </w:t>
        </w:r>
      </w:ins>
      <w:ins w:author="Matthew Barbour" w:date="2017-09-09T06:36:18.6464699" w:id="653058253">
        <w:r w:rsidRPr="25BCE2A5" w:rsidR="25BCE2A5">
          <w:rPr>
            <w:rFonts w:hAnsi="Calibri" w:eastAsia="" w:cs="Arial" w:hAnsiTheme="minorAscii" w:eastAsiaTheme="minorEastAsia" w:cstheme="minorBidi"/>
            <w:lang w:val="en-GB"/>
            <w:rPrChange w:author="Matthew Barbour" w:date="2017-09-09T06:36:18.6464699" w:id="1562249236">
              <w:rPr/>
            </w:rPrChange>
          </w:rPr>
          <w:t>b</w:t>
        </w:r>
        <w:r w:rsidRPr="25BCE2A5" w:rsidR="25BCE2A5">
          <w:rPr>
            <w:rFonts w:hAnsi="Calibri" w:eastAsia="" w:cs="Arial" w:hAnsiTheme="minorAscii" w:eastAsiaTheme="minorEastAsia" w:cstheme="minorBidi"/>
            <w:lang w:val="en-GB"/>
            <w:rPrChange w:author="Matthew Barbour" w:date="2017-09-09T06:36:18.6464699" w:id="1773065970">
              <w:rPr/>
            </w:rPrChange>
          </w:rPr>
          <w:t xml:space="preserve">etter understand how the apparently diverse and complex communities we observe in nature </w:t>
        </w:r>
      </w:ins>
      <w:ins w:author="Matthew Barbour" w:date="2017-09-09T06:48:42.6853237" w:id="4258936">
        <w:r w:rsidRPr="25BCE2A5" w:rsidR="52462183">
          <w:rPr>
            <w:rFonts w:hAnsi="Calibri" w:eastAsia="" w:cs="Arial" w:hAnsiTheme="minorAscii" w:eastAsiaTheme="minorEastAsia" w:cstheme="minorBidi"/>
            <w:lang w:val="en-GB"/>
            <w:rPrChange w:author="Matthew Barbour" w:date="2017-09-09T06:36:18.6464699" w:id="1406788271">
              <w:rPr/>
            </w:rPrChange>
          </w:rPr>
          <w:t>persist</w:t>
        </w:r>
      </w:ins>
      <w:ins w:author="Matthew Barbour" w:date="2017-09-09T06:36:18.6464699" w:id="815221466">
        <w:r w:rsidRPr="25BCE2A5" w:rsidR="25BCE2A5">
          <w:rPr>
            <w:rFonts w:hAnsi="Calibri" w:eastAsia="" w:cs="Arial" w:hAnsiTheme="minorAscii" w:eastAsiaTheme="minorEastAsia" w:cstheme="minorBidi"/>
            <w:lang w:val="en-GB"/>
            <w:rPrChange w:author="Matthew Barbour" w:date="2017-09-09T06:36:18.6464699" w:id="1487459166">
              <w:rPr/>
            </w:rPrChange>
          </w:rPr>
          <w:t xml:space="preserve"> over time.</w:t>
        </w:r>
      </w:ins>
    </w:p>
    <w:p w:rsidRPr="00B11F54" w:rsidR="20682C4C" w:rsidP="2B6ED240" w:rsidRDefault="20682C4C" w14:paraId="12ABA71B" w14:textId="6C8BFB43">
      <w:pPr>
        <w:jc w:val="both"/>
        <w:rPr>
          <w:rFonts w:hAnsi="Calibri" w:eastAsia="" w:cs="Arial" w:hAnsiTheme="minorAscii" w:eastAsiaTheme="minorEastAsia" w:cstheme="minorBidi"/>
          <w:lang w:val="en-GB"/>
          <w:rPrChange w:author="Matthew Barbour" w:date="2017-09-11T10:02:50.4306625" w:id="106541122">
            <w:rPr/>
          </w:rPrChange>
        </w:rPr>
        <w:pPrChange w:author="Matthew Barbour" w:date="2017-09-11T10:02:50.4306625" w:id="1114001281">
          <w:pPr>
            <w:jc w:val="both"/>
          </w:pPr>
        </w:pPrChange>
      </w:pPr>
      <w:ins w:author="Matthew Barbour" w:date="2017-09-09T06:49:42.990684" w:id="572715793">
        <w:r w:rsidRPr="4811FBF5" w:rsidR="05EE343B">
          <w:rPr>
            <w:rFonts w:hAnsi="Calibri" w:eastAsia="" w:cs="Arial" w:hAnsiTheme="minorAscii" w:eastAsiaTheme="minorEastAsia" w:cstheme="minorBidi"/>
            <w:lang w:val="en-GB"/>
            <w:rPrChange w:author="Matthew Barbour" w:date="2017-09-04T12:42:48.912661" w:id="1396485075">
              <w:rPr>
                <w:rFonts w:hAnsiTheme="minorHAnsi" w:eastAsiaTheme="minorEastAsia" w:cstheme="minorBidi"/>
                <w:lang w:val="en-GB"/>
              </w:rPr>
            </w:rPrChange>
          </w:rPr>
          <w:t xml:space="preserve">A </w:t>
        </w:r>
        <w:r w:rsidRPr="4811FBF5" w:rsidR="05EE343B">
          <w:rPr>
            <w:rFonts w:hAnsi="Calibri" w:eastAsia="" w:cs="Arial" w:hAnsiTheme="minorAscii" w:eastAsiaTheme="minorEastAsia" w:cstheme="minorBidi"/>
            <w:lang w:val="en-GB"/>
            <w:rPrChange w:author="Matthew Barbour" w:date="2017-09-04T12:42:48.912661" w:id="2044143207">
              <w:rPr>
                <w:rFonts w:hAnsiTheme="minorHAnsi" w:eastAsiaTheme="minorEastAsia" w:cstheme="minorBidi"/>
                <w:lang w:val="en-GB"/>
              </w:rPr>
            </w:rPrChange>
          </w:rPr>
          <w:t xml:space="preserve">key</w:t>
        </w:r>
      </w:ins>
      <w:ins w:author="Matthew Barbour" w:date="2017-09-09T06:38:20.4848157" w:id="1912154421">
        <w:r w:rsidRPr="4811FBF5" w:rsidR="16476CE1">
          <w:rPr>
            <w:rFonts w:hAnsi="Calibri" w:eastAsia="" w:cs="Arial" w:hAnsiTheme="minorAscii" w:eastAsiaTheme="minorEastAsia" w:cstheme="minorBidi"/>
            <w:lang w:val="en-GB"/>
            <w:rPrChange w:author="Matthew Barbour" w:date="2017-09-04T12:42:48.912661" w:id="612158527">
              <w:rPr>
                <w:rFonts w:hAnsiTheme="minorHAnsi" w:eastAsiaTheme="minorEastAsia" w:cstheme="minorBidi"/>
                <w:lang w:val="en-GB"/>
              </w:rPr>
            </w:rPrChange>
          </w:rPr>
          <w:t xml:space="preserve"> insight emerging from subsequent</w:t>
        </w:r>
        <w:r w:rsidRPr="4811FBF5" w:rsidR="16476CE1">
          <w:rPr>
            <w:rFonts w:hAnsi="Calibri" w:eastAsia="" w:cs="Arial" w:hAnsiTheme="minorAscii" w:eastAsiaTheme="minorEastAsia" w:cstheme="minorBidi"/>
            <w:lang w:val="en-GB"/>
            <w:rPrChange w:author="Matthew Barbour" w:date="2017-09-04T12:42:48.912661" w:id="2126050138">
              <w:rPr>
                <w:rFonts w:hAnsiTheme="minorHAnsi" w:eastAsiaTheme="minorEastAsia" w:cstheme="minorBidi"/>
                <w:lang w:val="en-GB"/>
              </w:rPr>
            </w:rPrChange>
          </w:rPr>
          <w:t xml:space="preserve"> </w:t>
        </w:r>
        <w:r w:rsidRPr="4811FBF5" w:rsidR="16476CE1">
          <w:rPr>
            <w:rFonts w:hAnsi="Calibri" w:eastAsia="" w:cs="Arial" w:hAnsiTheme="minorAscii" w:eastAsiaTheme="minorEastAsia" w:cstheme="minorBidi"/>
            <w:lang w:val="en-GB"/>
            <w:rPrChange w:author="Matthew Barbour" w:date="2017-09-04T12:42:48.912661" w:id="1165425438">
              <w:rPr>
                <w:rFonts w:hAnsiTheme="minorHAnsi" w:eastAsiaTheme="minorEastAsia" w:cstheme="minorBidi"/>
                <w:lang w:val="en-GB"/>
              </w:rPr>
            </w:rPrChange>
          </w:rPr>
          <w:t xml:space="preserve">diversity-stability </w:t>
        </w:r>
      </w:ins>
      <w:ins w:author="Matthew Barbour" w:date="2017-09-09T06:49:42.990684" w:id="603300988">
        <w:r w:rsidRPr="4811FBF5" w:rsidR="05EE343B">
          <w:rPr>
            <w:rFonts w:hAnsi="Calibri" w:eastAsia="" w:cs="Arial" w:hAnsiTheme="minorAscii" w:eastAsiaTheme="minorEastAsia" w:cstheme="minorBidi"/>
            <w:lang w:val="en-GB"/>
            <w:rPrChange w:author="Matthew Barbour" w:date="2017-09-04T12:42:48.912661" w:id="777691358">
              <w:rPr>
                <w:rFonts w:hAnsiTheme="minorHAnsi" w:eastAsiaTheme="minorEastAsia" w:cstheme="minorBidi"/>
                <w:lang w:val="en-GB"/>
              </w:rPr>
            </w:rPrChange>
          </w:rPr>
          <w:t xml:space="preserve">research</w:t>
        </w:r>
        <w:r w:rsidRPr="4811FBF5" w:rsidR="0FAED184">
          <w:rPr>
            <w:rFonts w:hAnsi="Calibri" w:eastAsia="" w:cs="Arial" w:hAnsiTheme="minorAscii" w:eastAsiaTheme="minorEastAsia" w:cstheme="minorBidi"/>
            <w:lang w:val="en-GB"/>
            <w:rPrChange w:author="Matthew Barbour" w:date="2017-09-04T12:42:48.912661" w:id="93443999">
              <w:rPr>
                <w:rFonts w:hAnsiTheme="minorHAnsi" w:eastAsiaTheme="minorEastAsia" w:cstheme="minorBidi"/>
                <w:lang w:val="en-GB"/>
              </w:rPr>
            </w:rPrChange>
          </w:rPr>
          <w:t xml:space="preserve"> </w:t>
        </w:r>
      </w:ins>
      <w:ins w:author="Matthew Barbour" w:date="2017-09-09T06:38:20.4848157" w:id="2103835629">
        <w:r w:rsidRPr="4811FBF5" w:rsidR="16476CE1">
          <w:rPr>
            <w:rFonts w:hAnsi="Calibri" w:eastAsia="" w:cs="Arial" w:hAnsiTheme="minorAscii" w:eastAsiaTheme="minorEastAsia" w:cstheme="minorBidi"/>
            <w:lang w:val="en-GB"/>
            <w:rPrChange w:author="Matthew Barbour" w:date="2017-09-04T12:42:48.912661" w:id="1316815565">
              <w:rPr>
                <w:rFonts w:hAnsiTheme="minorHAnsi" w:eastAsiaTheme="minorEastAsia" w:cstheme="minorBidi"/>
                <w:lang w:val="en-GB"/>
              </w:rPr>
            </w:rPrChange>
          </w:rPr>
          <w:t xml:space="preserve">is that </w:t>
        </w:r>
      </w:ins>
      <w:ins w:author="Matthew Barbour" w:date="2017-09-09T06:39:20.4101378" w:id="672021766">
        <w:r w:rsidRPr="4811FBF5" w:rsidR="0FAED184">
          <w:rPr>
            <w:rFonts w:hAnsi="Calibri" w:eastAsia="" w:cs="Arial" w:hAnsiTheme="minorAscii" w:eastAsiaTheme="minorEastAsia" w:cstheme="minorBidi"/>
            <w:lang w:val="en-GB"/>
            <w:rPrChange w:author="Matthew Barbour" w:date="2017-09-04T12:42:48.912661" w:id="1055466593">
              <w:rPr>
                <w:rFonts w:hAnsiTheme="minorHAnsi" w:eastAsiaTheme="minorEastAsia" w:cstheme="minorBidi"/>
                <w:lang w:val="en-GB"/>
              </w:rPr>
            </w:rPrChange>
          </w:rPr>
          <w:t xml:space="preserve">the strength and organization of species interactions (network structure) is not random</w:t>
        </w:r>
      </w:ins>
      <w:ins w:author="Matthew Barbour" w:date="2017-09-09T06:49:42.990684" w:id="331087085">
        <w:r w:rsidRPr="4811FBF5" w:rsidR="05EE343B">
          <w:rPr>
            <w:rFonts w:hAnsi="Calibri" w:eastAsia="" w:cs="Arial" w:hAnsiTheme="minorAscii" w:eastAsiaTheme="minorEastAsia" w:cstheme="minorBidi"/>
            <w:lang w:val="en-GB"/>
            <w:rPrChange w:author="Matthew Barbour" w:date="2017-09-04T12:42:48.912661" w:id="1527441702">
              <w:rPr>
                <w:rFonts w:hAnsiTheme="minorHAnsi" w:eastAsiaTheme="minorEastAsia" w:cstheme="minorBidi"/>
                <w:lang w:val="en-GB"/>
              </w:rPr>
            </w:rPrChange>
          </w:rPr>
          <w:t xml:space="preserve">, as May's model</w:t>
        </w:r>
        <w:r w:rsidRPr="4811FBF5" w:rsidR="05EE343B">
          <w:rPr>
            <w:rFonts w:hAnsi="Calibri" w:eastAsia="" w:cs="Arial" w:hAnsiTheme="minorAscii" w:eastAsiaTheme="minorEastAsia" w:cstheme="minorBidi"/>
            <w:lang w:val="en-GB"/>
            <w:rPrChange w:author="Matthew Barbour" w:date="2017-09-04T12:42:48.912661" w:id="1649636612">
              <w:rPr>
                <w:rFonts w:hAnsiTheme="minorHAnsi" w:eastAsiaTheme="minorEastAsia" w:cstheme="minorBidi"/>
                <w:lang w:val="en-GB"/>
              </w:rPr>
            </w:rPrChange>
          </w:rPr>
          <w:t xml:space="preserve"> assumed</w:t>
        </w:r>
      </w:ins>
      <w:ins w:author="Matthew Barbour" w:date="2017-09-09T06:39:20.4101378" w:id="178898197">
        <w:r w:rsidRPr="4811FBF5" w:rsidR="0FAED184">
          <w:rPr>
            <w:rFonts w:hAnsi="Calibri" w:eastAsia="" w:cs="Arial" w:hAnsiTheme="minorAscii" w:eastAsiaTheme="minorEastAsia" w:cstheme="minorBidi"/>
            <w:lang w:val="en-GB"/>
            <w:rPrChange w:author="Matthew Barbour" w:date="2017-09-04T12:42:48.912661" w:id="2094948131">
              <w:rPr>
                <w:rFonts w:hAnsiTheme="minorHAnsi" w:eastAsiaTheme="minorEastAsia" w:cstheme="minorBidi"/>
                <w:lang w:val="en-GB"/>
              </w:rPr>
            </w:rPrChange>
          </w:rPr>
          <w:t xml:space="preserve">. In fact, </w:t>
        </w:r>
      </w:ins>
      <w:ins w:author="Matthew Barbour" w:date="2017-09-09T06:40:21.4173413" w:id="704884225">
        <w:r w:rsidRPr="4811FBF5" w:rsidR="058ACA28">
          <w:rPr>
            <w:rFonts w:hAnsi="Calibri" w:eastAsia="" w:cs="Arial" w:hAnsiTheme="minorAscii" w:eastAsiaTheme="minorEastAsia" w:cstheme="minorBidi"/>
            <w:lang w:val="en-GB"/>
            <w:rPrChange w:author="Matthew Barbour" w:date="2017-09-04T12:42:48.912661" w:id="1637379218">
              <w:rPr>
                <w:rFonts w:hAnsiTheme="minorHAnsi" w:eastAsiaTheme="minorEastAsia" w:cstheme="minorBidi"/>
                <w:lang w:val="en-GB"/>
              </w:rPr>
            </w:rPrChange>
          </w:rPr>
          <w:t xml:space="preserve">many structural properties of </w:t>
        </w:r>
      </w:ins>
      <w:ins w:author="Matthew Barbour" w:date="2017-09-09T06:50:43.6090437" w:id="1618861326">
        <w:r w:rsidRPr="4811FBF5" w:rsidR="49AE84B8">
          <w:rPr>
            <w:rFonts w:hAnsi="Calibri" w:eastAsia="" w:cs="Arial" w:hAnsiTheme="minorAscii" w:eastAsiaTheme="minorEastAsia" w:cstheme="minorBidi"/>
            <w:lang w:val="en-GB"/>
            <w:rPrChange w:author="Matthew Barbour" w:date="2017-09-04T12:42:48.912661" w:id="129878311">
              <w:rPr>
                <w:rFonts w:hAnsiTheme="minorHAnsi" w:eastAsiaTheme="minorEastAsia" w:cstheme="minorBidi"/>
                <w:lang w:val="en-GB"/>
              </w:rPr>
            </w:rPrChange>
          </w:rPr>
          <w:t xml:space="preserve">real </w:t>
        </w:r>
      </w:ins>
      <w:ins w:author="Matthew Barbour" w:date="2017-09-09T06:40:21.4173413" w:id="1774767632">
        <w:r w:rsidRPr="4811FBF5" w:rsidR="058ACA28">
          <w:rPr>
            <w:rFonts w:hAnsi="Calibri" w:eastAsia="" w:cs="Arial" w:hAnsiTheme="minorAscii" w:eastAsiaTheme="minorEastAsia" w:cstheme="minorBidi"/>
            <w:lang w:val="en-GB"/>
            <w:rPrChange w:author="Matthew Barbour" w:date="2017-09-04T12:42:48.912661" w:id="1884153075">
              <w:rPr>
                <w:rFonts w:hAnsiTheme="minorHAnsi" w:eastAsiaTheme="minorEastAsia" w:cstheme="minorBidi"/>
                <w:lang w:val="en-GB"/>
              </w:rPr>
            </w:rPrChange>
          </w:rPr>
          <w:t xml:space="preserve">interaction networks </w:t>
        </w:r>
      </w:ins>
      <w:ins w:author="Matthew Barbour" w:date="2017-09-09T06:50:43.6090437" w:id="1311929070">
        <w:r w:rsidRPr="4811FBF5" w:rsidR="49AE84B8">
          <w:rPr>
            <w:rFonts w:hAnsi="Calibri" w:eastAsia="" w:cs="Arial" w:hAnsiTheme="minorAscii" w:eastAsiaTheme="minorEastAsia" w:cstheme="minorBidi"/>
            <w:lang w:val="en-GB"/>
            <w:rPrChange w:author="Matthew Barbour" w:date="2017-09-04T12:42:48.912661" w:id="217243673">
              <w:rPr>
                <w:rFonts w:hAnsiTheme="minorHAnsi" w:eastAsiaTheme="minorEastAsia" w:cstheme="minorBidi"/>
                <w:lang w:val="en-GB"/>
              </w:rPr>
            </w:rPrChange>
          </w:rPr>
          <w:t xml:space="preserve">appear to confer </w:t>
        </w:r>
        <w:r w:rsidRPr="4811FBF5" w:rsidR="49AE84B8">
          <w:rPr>
            <w:rFonts w:hAnsi="Calibri" w:eastAsia="" w:cs="Arial" w:hAnsiTheme="minorAscii" w:eastAsiaTheme="minorEastAsia" w:cstheme="minorBidi"/>
            <w:lang w:val="en-GB"/>
            <w:rPrChange w:author="Matthew Barbour" w:date="2017-09-04T12:42:48.912661" w:id="232547757">
              <w:rPr>
                <w:rFonts w:hAnsiTheme="minorHAnsi" w:eastAsiaTheme="minorEastAsia" w:cstheme="minorBidi"/>
                <w:lang w:val="en-GB"/>
              </w:rPr>
            </w:rPrChange>
          </w:rPr>
          <w:t xml:space="preserve">stability to </w:t>
        </w:r>
      </w:ins>
      <w:ins w:author="Matthew Barbour" w:date="2017-09-09T06:53:44.4329472" w:id="544591374">
        <w:r w:rsidRPr="4811FBF5" w:rsidR="64A00F4F">
          <w:rPr>
            <w:rFonts w:hAnsi="Calibri" w:eastAsia="" w:cs="Arial" w:hAnsiTheme="minorAscii" w:eastAsiaTheme="minorEastAsia" w:cstheme="minorBidi"/>
            <w:lang w:val="en-GB"/>
            <w:rPrChange w:author="Matthew Barbour" w:date="2017-09-04T12:42:48.912661" w:id="778837870">
              <w:rPr>
                <w:rFonts w:hAnsiTheme="minorHAnsi" w:eastAsiaTheme="minorEastAsia" w:cstheme="minorBidi"/>
                <w:lang w:val="en-GB"/>
              </w:rPr>
            </w:rPrChange>
          </w:rPr>
          <w:t xml:space="preserve">diverse assemblages of species</w:t>
        </w:r>
      </w:ins>
      <w:ins w:author="Matthew Barbour" w:date="2017-09-09T06:40:21.4173413" w:id="277215219">
        <w:r w:rsidRPr="4811FBF5" w:rsidR="058ACA28">
          <w:rPr>
            <w:rFonts w:hAnsi="Calibri" w:eastAsia="" w:cs="Arial" w:hAnsiTheme="minorAscii" w:eastAsiaTheme="minorEastAsia" w:cstheme="minorBidi"/>
            <w:lang w:val="en-GB"/>
            <w:rPrChange w:author="Matthew Barbour" w:date="2017-09-04T12:42:48.912661" w:id="618086888">
              <w:rPr>
                <w:rFonts w:hAnsiTheme="minorHAnsi" w:eastAsiaTheme="minorEastAsia" w:cstheme="minorBidi"/>
                <w:lang w:val="en-GB"/>
              </w:rPr>
            </w:rPrChange>
          </w:rPr>
          <w:t xml:space="preserve"> (M</w:t>
        </w:r>
      </w:ins>
      <w:ins w:author="Matthew Barbour" w:date="2017-09-09T06:41:22.0396393" w:id="880281002">
        <w:r w:rsidRPr="4811FBF5" w:rsidR="38D829FC">
          <w:rPr>
            <w:rFonts w:hAnsi="Calibri" w:eastAsia="" w:cs="Arial" w:hAnsiTheme="minorAscii" w:eastAsiaTheme="minorEastAsia" w:cstheme="minorBidi"/>
            <w:lang w:val="en-GB"/>
            <w:rPrChange w:author="Matthew Barbour" w:date="2017-09-04T12:42:48.912661" w:id="134105243">
              <w:rPr>
                <w:rFonts w:hAnsiTheme="minorHAnsi" w:eastAsiaTheme="minorEastAsia" w:cstheme="minorBidi"/>
                <w:lang w:val="en-GB"/>
              </w:rPr>
            </w:rPrChange>
          </w:rPr>
          <w:t xml:space="preserve">cCann 2007; </w:t>
        </w:r>
        <w:proofErr w:type="spellStart"/>
        <w:r w:rsidRPr="4811FBF5" w:rsidR="38D829FC">
          <w:rPr>
            <w:rFonts w:hAnsi="Calibri" w:eastAsia="" w:cs="Arial" w:hAnsiTheme="minorAscii" w:eastAsiaTheme="minorEastAsia" w:cstheme="minorBidi"/>
            <w:lang w:val="en-GB"/>
            <w:rPrChange w:author="Matthew Barbour" w:date="2017-09-04T12:42:48.912661" w:id="8533961">
              <w:rPr>
                <w:rFonts w:hAnsiTheme="minorHAnsi" w:eastAsiaTheme="minorEastAsia" w:cstheme="minorBidi"/>
                <w:lang w:val="en-GB"/>
              </w:rPr>
            </w:rPrChange>
          </w:rPr>
          <w:t xml:space="preserve">Bascompte</w:t>
        </w:r>
        <w:proofErr w:type="spellEnd"/>
        <w:r w:rsidRPr="4811FBF5" w:rsidR="38D829FC">
          <w:rPr>
            <w:rFonts w:hAnsi="Calibri" w:eastAsia="" w:cs="Arial" w:hAnsiTheme="minorAscii" w:eastAsiaTheme="minorEastAsia" w:cstheme="minorBidi"/>
            <w:lang w:val="en-GB"/>
            <w:rPrChange w:author="Matthew Barbour" w:date="2017-09-04T12:42:48.912661" w:id="1503824990">
              <w:rPr>
                <w:rFonts w:hAnsiTheme="minorHAnsi" w:eastAsiaTheme="minorEastAsia" w:cstheme="minorBidi"/>
                <w:lang w:val="en-GB"/>
              </w:rPr>
            </w:rPrChange>
          </w:rPr>
          <w:t xml:space="preserve"> 2009). For example, the large number of weak </w:t>
        </w:r>
      </w:ins>
      <w:ins w:author="Matthew Barbour" w:date="2017-09-09T06:42:22.2970446" w:id="983302516">
        <w:r w:rsidRPr="4811FBF5" w:rsidR="3708B05A">
          <w:rPr>
            <w:rFonts w:hAnsi="Calibri" w:eastAsia="" w:cs="Arial" w:hAnsiTheme="minorAscii" w:eastAsiaTheme="minorEastAsia" w:cstheme="minorBidi"/>
            <w:lang w:val="en-GB"/>
            <w:rPrChange w:author="Matthew Barbour" w:date="2017-09-04T12:42:48.912661" w:id="439001302">
              <w:rPr>
                <w:rFonts w:hAnsiTheme="minorHAnsi" w:eastAsiaTheme="minorEastAsia" w:cstheme="minorBidi"/>
                <w:lang w:val="en-GB"/>
              </w:rPr>
            </w:rPrChange>
          </w:rPr>
          <w:t xml:space="preserve">t</w:t>
        </w:r>
      </w:ins>
      <w:ins w:author="Matthew Barbour" w:date="2017-09-09T06:43:23.6084439" w:id="998164824">
        <w:r w:rsidRPr="4811FBF5" w:rsidR="2196155E">
          <w:rPr>
            <w:rFonts w:hAnsi="Calibri" w:eastAsia="" w:cs="Arial" w:hAnsiTheme="minorAscii" w:eastAsiaTheme="minorEastAsia" w:cstheme="minorBidi"/>
            <w:lang w:val="en-GB"/>
            <w:rPrChange w:author="Matthew Barbour" w:date="2017-09-04T12:42:48.912661" w:id="1886613521">
              <w:rPr>
                <w:rFonts w:hAnsiTheme="minorHAnsi" w:eastAsiaTheme="minorEastAsia" w:cstheme="minorBidi"/>
                <w:lang w:val="en-GB"/>
              </w:rPr>
            </w:rPrChange>
          </w:rPr>
          <w:t xml:space="preserve">rophic </w:t>
        </w:r>
      </w:ins>
      <w:ins w:author="Matthew Barbour" w:date="2017-09-09T06:41:22.0396393" w:id="643931765">
        <w:r w:rsidRPr="4811FBF5" w:rsidR="38D829FC">
          <w:rPr>
            <w:rFonts w:hAnsi="Calibri" w:eastAsia="" w:cs="Arial" w:hAnsiTheme="minorAscii" w:eastAsiaTheme="minorEastAsia" w:cstheme="minorBidi"/>
            <w:lang w:val="en-GB"/>
            <w:rPrChange w:author="Matthew Barbour" w:date="2017-09-04T12:42:48.912661" w:id="655313665">
              <w:rPr>
                <w:rFonts w:hAnsiTheme="minorHAnsi" w:eastAsiaTheme="minorEastAsia" w:cstheme="minorBidi"/>
                <w:lang w:val="en-GB"/>
              </w:rPr>
            </w:rPrChange>
          </w:rPr>
          <w:t xml:space="preserve">interactions that </w:t>
        </w:r>
      </w:ins>
      <w:ins w:author="Matthew Barbour" w:date="2017-09-09T06:42:22.2970446" w:id="1058331333">
        <w:r w:rsidRPr="4811FBF5" w:rsidR="3708B05A">
          <w:rPr>
            <w:rFonts w:hAnsi="Calibri" w:eastAsia="" w:cs="Arial" w:hAnsiTheme="minorAscii" w:eastAsiaTheme="minorEastAsia" w:cstheme="minorBidi"/>
            <w:lang w:val="en-GB"/>
            <w:rPrChange w:author="Matthew Barbour" w:date="2017-09-04T12:42:48.912661" w:id="1184369634">
              <w:rPr>
                <w:rFonts w:hAnsiTheme="minorHAnsi" w:eastAsiaTheme="minorEastAsia" w:cstheme="minorBidi"/>
                <w:lang w:val="en-GB"/>
              </w:rPr>
            </w:rPrChange>
          </w:rPr>
          <w:t xml:space="preserve">link species in real communities </w:t>
        </w:r>
      </w:ins>
      <w:ins w:author="Matthew Barbour" w:date="2017-09-09T06:51:43.3926785" w:id="643218408">
        <w:r w:rsidRPr="4811FBF5" w:rsidR="022A5E9E">
          <w:rPr>
            <w:rFonts w:hAnsi="Calibri" w:eastAsia="" w:cs="Arial" w:hAnsiTheme="minorAscii" w:eastAsiaTheme="minorEastAsia" w:cstheme="minorBidi"/>
            <w:lang w:val="en-GB"/>
            <w:rPrChange w:author="Matthew Barbour" w:date="2017-09-04T12:42:48.912661" w:id="1908213182">
              <w:rPr>
                <w:rFonts w:hAnsiTheme="minorHAnsi" w:eastAsiaTheme="minorEastAsia" w:cstheme="minorBidi"/>
                <w:lang w:val="en-GB"/>
              </w:rPr>
            </w:rPrChange>
          </w:rPr>
          <w:t xml:space="preserve">can be a potent s</w:t>
        </w:r>
      </w:ins>
      <w:ins w:author="Matthew Barbour" w:date="2017-09-09T06:53:44.4329472" w:id="2007679726">
        <w:r w:rsidRPr="4811FBF5" w:rsidR="64A00F4F">
          <w:rPr>
            <w:rFonts w:hAnsi="Calibri" w:eastAsia="" w:cs="Arial" w:hAnsiTheme="minorAscii" w:eastAsiaTheme="minorEastAsia" w:cstheme="minorBidi"/>
            <w:lang w:val="en-GB"/>
            <w:rPrChange w:author="Matthew Barbour" w:date="2017-09-04T12:42:48.912661" w:id="249583086">
              <w:rPr>
                <w:rFonts w:hAnsiTheme="minorHAnsi" w:eastAsiaTheme="minorEastAsia" w:cstheme="minorBidi"/>
                <w:lang w:val="en-GB"/>
              </w:rPr>
            </w:rPrChange>
          </w:rPr>
          <w:t xml:space="preserve">tabilizing force</w:t>
        </w:r>
      </w:ins>
      <w:ins w:author="Matthew Barbour" w:date="2017-09-09T06:51:43.3926785" w:id="125605142">
        <w:r w:rsidRPr="4811FBF5" w:rsidR="022A5E9E">
          <w:rPr>
            <w:rFonts w:hAnsi="Calibri" w:eastAsia="" w:cs="Arial" w:hAnsiTheme="minorAscii" w:eastAsiaTheme="minorEastAsia" w:cstheme="minorBidi"/>
            <w:lang w:val="en-GB"/>
            <w:rPrChange w:author="Matthew Barbour" w:date="2017-09-04T12:42:48.912661" w:id="483251767">
              <w:rPr>
                <w:rFonts w:hAnsiTheme="minorHAnsi" w:eastAsiaTheme="minorEastAsia" w:cstheme="minorBidi"/>
                <w:lang w:val="en-GB"/>
              </w:rPr>
            </w:rPrChange>
          </w:rPr>
          <w:t xml:space="preserve"> </w:t>
        </w:r>
      </w:ins>
      <w:ins w:author="Matthew Barbour" w:date="2017-09-09T06:42:22.2970446" w:id="929633702">
        <w:r w:rsidRPr="4811FBF5" w:rsidR="3708B05A">
          <w:rPr>
            <w:rFonts w:hAnsi="Calibri" w:eastAsia="" w:cs="Arial" w:hAnsiTheme="minorAscii" w:eastAsiaTheme="minorEastAsia" w:cstheme="minorBidi"/>
            <w:lang w:val="en-GB"/>
            <w:rPrChange w:author="Matthew Barbour" w:date="2017-09-04T12:42:48.912661" w:id="1594007973">
              <w:rPr>
                <w:rFonts w:hAnsiTheme="minorHAnsi" w:eastAsiaTheme="minorEastAsia" w:cstheme="minorBidi"/>
                <w:lang w:val="en-GB"/>
              </w:rPr>
            </w:rPrChange>
          </w:rPr>
          <w:t xml:space="preserve">(</w:t>
        </w:r>
        <w:proofErr w:type="spellStart"/>
        <w:r w:rsidRPr="4811FBF5" w:rsidR="3708B05A">
          <w:rPr>
            <w:rFonts w:hAnsi="Calibri" w:eastAsia="" w:cs="Arial" w:hAnsiTheme="minorAscii" w:eastAsiaTheme="minorEastAsia" w:cstheme="minorBidi"/>
            <w:lang w:val="en-GB"/>
            <w:rPrChange w:author="Matthew Barbour" w:date="2017-09-04T12:42:48.912661" w:id="2093455124">
              <w:rPr>
                <w:rFonts w:hAnsiTheme="minorHAnsi" w:eastAsiaTheme="minorEastAsia" w:cstheme="minorBidi"/>
                <w:lang w:val="en-GB"/>
              </w:rPr>
            </w:rPrChange>
          </w:rPr>
          <w:t xml:space="preserve">Yodzis</w:t>
        </w:r>
        <w:proofErr w:type="spellEnd"/>
        <w:r w:rsidRPr="4811FBF5" w:rsidR="3708B05A">
          <w:rPr>
            <w:rFonts w:hAnsi="Calibri" w:eastAsia="" w:cs="Arial" w:hAnsiTheme="minorAscii" w:eastAsiaTheme="minorEastAsia" w:cstheme="minorBidi"/>
            <w:lang w:val="en-GB"/>
            <w:rPrChange w:author="Matthew Barbour" w:date="2017-09-04T12:42:48.912661" w:id="1372887963">
              <w:rPr>
                <w:rFonts w:hAnsiTheme="minorHAnsi" w:eastAsiaTheme="minorEastAsia" w:cstheme="minorBidi"/>
                <w:lang w:val="en-GB"/>
              </w:rPr>
            </w:rPrChange>
          </w:rPr>
          <w:t xml:space="preserve"> 1981; McCann 1998, 2000). </w:t>
        </w:r>
      </w:ins>
      <w:ins w:author="Matthew Barbour" w:date="2017-09-09T06:45:24.150092" w:id="1548478332">
        <w:r w:rsidRPr="4811FBF5" w:rsidR="5D89F36A">
          <w:rPr>
            <w:rFonts w:hAnsi="Calibri" w:eastAsia="" w:cs="Arial" w:hAnsiTheme="minorAscii" w:eastAsiaTheme="minorEastAsia" w:cstheme="minorBidi"/>
            <w:lang w:val="en-GB"/>
            <w:rPrChange w:author="Matthew Barbour" w:date="2017-09-04T12:42:48.912661" w:id="409295180">
              <w:rPr>
                <w:rFonts w:hAnsiTheme="minorHAnsi" w:eastAsiaTheme="minorEastAsia" w:cstheme="minorBidi"/>
                <w:lang w:val="en-GB"/>
              </w:rPr>
            </w:rPrChange>
          </w:rPr>
          <w:t xml:space="preserve">Simi</w:t>
        </w:r>
      </w:ins>
      <w:ins w:author="Matthew Barbour" w:date="2017-09-09T06:46:24.7455959" w:id="1993860246">
        <w:r w:rsidRPr="4811FBF5" w:rsidR="698007FA">
          <w:rPr>
            <w:rFonts w:hAnsi="Calibri" w:eastAsia="" w:cs="Arial" w:hAnsiTheme="minorAscii" w:eastAsiaTheme="minorEastAsia" w:cstheme="minorBidi"/>
            <w:lang w:val="en-GB"/>
            <w:rPrChange w:author="Matthew Barbour" w:date="2017-09-04T12:42:48.912661" w:id="1435692481">
              <w:rPr>
                <w:rFonts w:hAnsiTheme="minorHAnsi" w:eastAsiaTheme="minorEastAsia" w:cstheme="minorBidi"/>
                <w:lang w:val="en-GB"/>
              </w:rPr>
            </w:rPrChange>
          </w:rPr>
          <w:t xml:space="preserve">larly</w:t>
        </w:r>
      </w:ins>
      <w:ins w:author="Matthew Barbour" w:date="2017-09-09T06:44:23.5319469" w:id="2041886112">
        <w:r w:rsidRPr="4811FBF5" w:rsidR="4109AC25">
          <w:rPr>
            <w:rFonts w:hAnsi="Calibri" w:eastAsia="" w:cs="Arial" w:hAnsiTheme="minorAscii" w:eastAsiaTheme="minorEastAsia" w:cstheme="minorBidi"/>
            <w:lang w:val="en-GB"/>
            <w:rPrChange w:author="Matthew Barbour" w:date="2017-09-04T12:42:48.912661" w:id="448748798">
              <w:rPr>
                <w:rFonts w:hAnsiTheme="minorHAnsi" w:eastAsiaTheme="minorEastAsia" w:cstheme="minorBidi"/>
                <w:lang w:val="en-GB"/>
              </w:rPr>
            </w:rPrChange>
          </w:rPr>
          <w:t xml:space="preserve">, the modular structure </w:t>
        </w:r>
      </w:ins>
      <w:ins w:author="Matthew Barbour" w:date="2017-09-09T06:46:24.7455959" w:id="628840602">
        <w:r w:rsidRPr="4811FBF5" w:rsidR="698007FA">
          <w:rPr>
            <w:rFonts w:hAnsi="Calibri" w:eastAsia="" w:cs="Arial" w:hAnsiTheme="minorAscii" w:eastAsiaTheme="minorEastAsia" w:cstheme="minorBidi"/>
            <w:lang w:val="en-GB"/>
            <w:rPrChange w:author="Matthew Barbour" w:date="2017-09-04T12:42:48.912661" w:id="944023132">
              <w:rPr>
                <w:rFonts w:hAnsiTheme="minorHAnsi" w:eastAsiaTheme="minorEastAsia" w:cstheme="minorBidi"/>
                <w:lang w:val="en-GB"/>
              </w:rPr>
            </w:rPrChange>
          </w:rPr>
          <w:t xml:space="preserve">frequently</w:t>
        </w:r>
        <w:r w:rsidRPr="4811FBF5" w:rsidR="698007FA">
          <w:rPr>
            <w:rFonts w:hAnsi="Calibri" w:eastAsia="" w:cs="Arial" w:hAnsiTheme="minorAscii" w:eastAsiaTheme="minorEastAsia" w:cstheme="minorBidi"/>
            <w:lang w:val="en-GB"/>
            <w:rPrChange w:author="Matthew Barbour" w:date="2017-09-04T12:42:48.912661" w:id="618952412">
              <w:rPr>
                <w:rFonts w:hAnsiTheme="minorHAnsi" w:eastAsiaTheme="minorEastAsia" w:cstheme="minorBidi"/>
                <w:lang w:val="en-GB"/>
              </w:rPr>
            </w:rPrChange>
          </w:rPr>
          <w:t xml:space="preserve"> </w:t>
        </w:r>
        <w:r w:rsidRPr="4811FBF5" w:rsidR="698007FA">
          <w:rPr>
            <w:rFonts w:hAnsi="Calibri" w:eastAsia="" w:cs="Arial" w:hAnsiTheme="minorAscii" w:eastAsiaTheme="minorEastAsia" w:cstheme="minorBidi"/>
            <w:lang w:val="en-GB"/>
            <w:rPrChange w:author="Matthew Barbour" w:date="2017-09-04T12:42:48.912661" w:id="51068641">
              <w:rPr>
                <w:rFonts w:hAnsiTheme="minorHAnsi" w:eastAsiaTheme="minorEastAsia" w:cstheme="minorBidi"/>
                <w:lang w:val="en-GB"/>
              </w:rPr>
            </w:rPrChange>
          </w:rPr>
          <w:t xml:space="preserve">observed in</w:t>
        </w:r>
      </w:ins>
      <w:ins w:author="Matthew Barbour" w:date="2017-09-09T06:44:23.5319469" w:id="658222748">
        <w:r w:rsidRPr="4811FBF5" w:rsidR="4109AC25">
          <w:rPr>
            <w:rFonts w:hAnsi="Calibri" w:eastAsia="" w:cs="Arial" w:hAnsiTheme="minorAscii" w:eastAsiaTheme="minorEastAsia" w:cstheme="minorBidi"/>
            <w:lang w:val="en-GB"/>
            <w:rPrChange w:author="Matthew Barbour" w:date="2017-09-04T12:42:48.912661" w:id="1291821148">
              <w:rPr>
                <w:rFonts w:hAnsiTheme="minorHAnsi" w:eastAsiaTheme="minorEastAsia" w:cstheme="minorBidi"/>
                <w:lang w:val="en-GB"/>
              </w:rPr>
            </w:rPrChange>
          </w:rPr>
          <w:t xml:space="preserve"> food webs </w:t>
        </w:r>
      </w:ins>
      <w:ins w:author="Matthew Barbour" w:date="2017-09-09T06:45:24.150092" w:id="1628011368">
        <w:r w:rsidRPr="4811FBF5" w:rsidR="5D89F36A">
          <w:rPr>
            <w:rFonts w:hAnsi="Calibri" w:eastAsia="" w:cs="Arial" w:hAnsiTheme="minorAscii" w:eastAsiaTheme="minorEastAsia" w:cstheme="minorBidi"/>
            <w:lang w:val="en-GB"/>
            <w:rPrChange w:author="Matthew Barbour" w:date="2017-09-04T12:42:48.912661" w:id="937775463">
              <w:rPr>
                <w:rFonts w:hAnsiTheme="minorHAnsi" w:eastAsiaTheme="minorEastAsia" w:cstheme="minorBidi"/>
                <w:lang w:val="en-GB"/>
              </w:rPr>
            </w:rPrChange>
          </w:rPr>
          <w:t xml:space="preserve">(</w:t>
        </w:r>
        <w:proofErr w:type="spellStart"/>
        <w:r w:rsidRPr="4811FBF5" w:rsidR="5D89F36A">
          <w:rPr>
            <w:rFonts w:hAnsi="Calibri" w:eastAsia="" w:cs="Arial" w:hAnsiTheme="minorAscii" w:eastAsiaTheme="minorEastAsia" w:cstheme="minorBidi"/>
            <w:lang w:val="en-GB"/>
            <w:rPrChange w:author="Matthew Barbour" w:date="2017-09-04T12:42:48.912661" w:id="1985999118">
              <w:rPr>
                <w:rFonts w:hAnsiTheme="minorHAnsi" w:eastAsiaTheme="minorEastAsia" w:cstheme="minorBidi"/>
                <w:lang w:val="en-GB"/>
              </w:rPr>
            </w:rPrChange>
          </w:rPr>
          <w:t xml:space="preserve">Thebault</w:t>
        </w:r>
        <w:proofErr w:type="spellEnd"/>
        <w:r w:rsidRPr="4811FBF5" w:rsidR="5D89F36A">
          <w:rPr>
            <w:rFonts w:hAnsi="Calibri" w:eastAsia="" w:cs="Arial" w:hAnsiTheme="minorAscii" w:eastAsiaTheme="minorEastAsia" w:cstheme="minorBidi"/>
            <w:lang w:val="en-GB"/>
            <w:rPrChange w:author="Matthew Barbour" w:date="2017-09-04T12:42:48.912661" w:id="2116897650">
              <w:rPr>
                <w:rFonts w:hAnsiTheme="minorHAnsi" w:eastAsiaTheme="minorEastAsia" w:cstheme="minorBidi"/>
                <w:lang w:val="en-GB"/>
              </w:rPr>
            </w:rPrChange>
          </w:rPr>
          <w:t xml:space="preserve"> &amp; Fontaine 2010; Stouffer and </w:t>
        </w:r>
        <w:proofErr w:type="spellStart"/>
        <w:r w:rsidRPr="4811FBF5" w:rsidR="5D89F36A">
          <w:rPr>
            <w:rFonts w:hAnsi="Calibri" w:eastAsia="" w:cs="Arial" w:hAnsiTheme="minorAscii" w:eastAsiaTheme="minorEastAsia" w:cstheme="minorBidi"/>
            <w:lang w:val="en-GB"/>
            <w:rPrChange w:author="Matthew Barbour" w:date="2017-09-04T12:42:48.912661" w:id="197497814">
              <w:rPr>
                <w:rFonts w:hAnsiTheme="minorHAnsi" w:eastAsiaTheme="minorEastAsia" w:cstheme="minorBidi"/>
                <w:lang w:val="en-GB"/>
              </w:rPr>
            </w:rPrChange>
          </w:rPr>
          <w:t xml:space="preserve">Bascompte</w:t>
        </w:r>
        <w:proofErr w:type="spellEnd"/>
        <w:r w:rsidRPr="4811FBF5" w:rsidR="5D89F36A">
          <w:rPr>
            <w:rFonts w:hAnsi="Calibri" w:eastAsia="" w:cs="Arial" w:hAnsiTheme="minorAscii" w:eastAsiaTheme="minorEastAsia" w:cstheme="minorBidi"/>
            <w:lang w:val="en-GB"/>
            <w:rPrChange w:author="Matthew Barbour" w:date="2017-09-04T12:42:48.912661" w:id="381232388">
              <w:rPr>
                <w:rFonts w:hAnsiTheme="minorHAnsi" w:eastAsiaTheme="minorEastAsia" w:cstheme="minorBidi"/>
                <w:lang w:val="en-GB"/>
              </w:rPr>
            </w:rPrChange>
          </w:rPr>
          <w:t xml:space="preserve"> 2011</w:t>
        </w:r>
        <w:r w:rsidRPr="4811FBF5" w:rsidR="5D89F36A">
          <w:rPr>
            <w:rFonts w:hAnsi="Calibri" w:eastAsia="" w:cs="Arial" w:hAnsiTheme="minorAscii" w:eastAsiaTheme="minorEastAsia" w:cstheme="minorBidi"/>
            <w:lang w:val="en-GB"/>
            <w:rPrChange w:author="Matthew Barbour" w:date="2017-09-04T12:42:48.912661" w:id="1881472791">
              <w:rPr>
                <w:rFonts w:hAnsiTheme="minorHAnsi" w:eastAsiaTheme="minorEastAsia" w:cstheme="minorBidi"/>
                <w:lang w:val="en-GB"/>
              </w:rPr>
            </w:rPrChange>
          </w:rPr>
          <w:t xml:space="preserve">)</w:t>
        </w:r>
        <w:r w:rsidRPr="4811FBF5" w:rsidR="5D89F36A">
          <w:rPr>
            <w:rFonts w:hAnsi="Calibri" w:eastAsia="" w:cs="Arial" w:hAnsiTheme="minorAscii" w:eastAsiaTheme="minorEastAsia" w:cstheme="minorBidi"/>
            <w:lang w:val="en-GB"/>
            <w:rPrChange w:author="Matthew Barbour" w:date="2017-09-04T12:42:48.912661" w:id="178925661">
              <w:rPr>
                <w:rFonts w:hAnsiTheme="minorHAnsi" w:eastAsiaTheme="minorEastAsia" w:cstheme="minorBidi"/>
                <w:lang w:val="en-GB"/>
              </w:rPr>
            </w:rPrChange>
          </w:rPr>
          <w:t xml:space="preserve"> </w:t>
        </w:r>
      </w:ins>
      <w:ins w:author="Matthew Barbour" w:date="2017-09-09T06:44:23.5319469" w:id="711037158">
        <w:r w:rsidRPr="4811FBF5" w:rsidR="4109AC25">
          <w:rPr>
            <w:rFonts w:hAnsi="Calibri" w:eastAsia="" w:cs="Arial" w:hAnsiTheme="minorAscii" w:eastAsiaTheme="minorEastAsia" w:cstheme="minorBidi"/>
            <w:lang w:val="en-GB"/>
            <w:rPrChange w:author="Matthew Barbour" w:date="2017-09-04T12:42:48.912661" w:id="292216583">
              <w:rPr>
                <w:rFonts w:hAnsiTheme="minorHAnsi" w:eastAsiaTheme="minorEastAsia" w:cstheme="minorBidi"/>
                <w:lang w:val="en-GB"/>
              </w:rPr>
            </w:rPrChange>
          </w:rPr>
          <w:t xml:space="preserve">and nested </w:t>
        </w:r>
      </w:ins>
      <w:ins w:author="Matthew Barbour" w:date="2017-09-09T06:46:24.7455959" w:id="32709507">
        <w:r w:rsidRPr="4811FBF5" w:rsidR="698007FA">
          <w:rPr>
            <w:rFonts w:hAnsi="Calibri" w:eastAsia="" w:cs="Arial" w:hAnsiTheme="minorAscii" w:eastAsiaTheme="minorEastAsia" w:cstheme="minorBidi"/>
            <w:lang w:val="en-GB"/>
            <w:rPrChange w:author="Matthew Barbour" w:date="2017-09-04T12:42:48.912661" w:id="947304989">
              <w:rPr>
                <w:rFonts w:hAnsiTheme="minorHAnsi" w:eastAsiaTheme="minorEastAsia" w:cstheme="minorBidi"/>
                <w:lang w:val="en-GB"/>
              </w:rPr>
            </w:rPrChange>
          </w:rPr>
          <w:t xml:space="preserve">architecture</w:t>
        </w:r>
      </w:ins>
      <w:ins w:author="Matthew Barbour" w:date="2017-09-09T06:44:23.5319469" w:id="1486139763">
        <w:r w:rsidRPr="4811FBF5" w:rsidR="4109AC25">
          <w:rPr>
            <w:rFonts w:hAnsi="Calibri" w:eastAsia="" w:cs="Arial" w:hAnsiTheme="minorAscii" w:eastAsiaTheme="minorEastAsia" w:cstheme="minorBidi"/>
            <w:lang w:val="en-GB"/>
            <w:rPrChange w:author="Matthew Barbour" w:date="2017-09-04T12:42:48.912661" w:id="1908969147">
              <w:rPr>
                <w:rFonts w:hAnsiTheme="minorHAnsi" w:eastAsiaTheme="minorEastAsia" w:cstheme="minorBidi"/>
                <w:lang w:val="en-GB"/>
              </w:rPr>
            </w:rPrChange>
          </w:rPr>
          <w:t xml:space="preserve"> </w:t>
        </w:r>
        <w:r w:rsidRPr="4811FBF5" w:rsidR="4109AC25">
          <w:rPr>
            <w:rFonts w:hAnsi="Calibri" w:eastAsia="" w:cs="Arial" w:hAnsiTheme="minorAscii" w:eastAsiaTheme="minorEastAsia" w:cstheme="minorBidi"/>
            <w:lang w:val="en-GB"/>
            <w:rPrChange w:author="Matthew Barbour" w:date="2017-09-04T12:42:48.912661" w:id="520180357">
              <w:rPr>
                <w:rFonts w:hAnsiTheme="minorHAnsi" w:eastAsiaTheme="minorEastAsia" w:cstheme="minorBidi"/>
                <w:lang w:val="en-GB"/>
              </w:rPr>
            </w:rPrChange>
          </w:rPr>
          <w:t xml:space="preserve">of mutualistic networks </w:t>
        </w:r>
      </w:ins>
      <w:ins w:author="Matthew Barbour" w:date="2017-09-09T06:45:24.150092" w:id="1680204803">
        <w:r w:rsidRPr="4811FBF5" w:rsidR="5D89F36A">
          <w:rPr>
            <w:rFonts w:hAnsi="Calibri" w:eastAsia="" w:cs="Arial" w:hAnsiTheme="minorAscii" w:eastAsiaTheme="minorEastAsia" w:cstheme="minorBidi"/>
            <w:lang w:val="en-GB"/>
            <w:rPrChange w:author="Matthew Barbour" w:date="2017-09-04T12:42:48.912661" w:id="1211746622">
              <w:rPr>
                <w:rFonts w:hAnsiTheme="minorHAnsi" w:eastAsiaTheme="minorEastAsia" w:cstheme="minorBidi"/>
                <w:lang w:val="en-GB"/>
              </w:rPr>
            </w:rPrChange>
          </w:rPr>
          <w:t xml:space="preserve">(</w:t>
        </w:r>
        <w:proofErr w:type="spellStart"/>
        <w:r w:rsidRPr="4811FBF5" w:rsidR="5D89F36A">
          <w:rPr>
            <w:rFonts w:hAnsi="Calibri" w:eastAsia="" w:cs="Arial" w:hAnsiTheme="minorAscii" w:eastAsiaTheme="minorEastAsia" w:cstheme="minorBidi"/>
            <w:lang w:val="en-GB"/>
            <w:rPrChange w:author="Matthew Barbour" w:date="2017-09-04T12:42:48.912661" w:id="75855629">
              <w:rPr>
                <w:rFonts w:hAnsiTheme="minorHAnsi" w:eastAsiaTheme="minorEastAsia" w:cstheme="minorBidi"/>
                <w:lang w:val="en-GB"/>
              </w:rPr>
            </w:rPrChange>
          </w:rPr>
          <w:t xml:space="preserve">Bascompte</w:t>
        </w:r>
        <w:proofErr w:type="spellEnd"/>
        <w:r w:rsidRPr="4811FBF5" w:rsidR="5D89F36A">
          <w:rPr>
            <w:rFonts w:hAnsi="Calibri" w:eastAsia="" w:cs="Arial" w:hAnsiTheme="minorAscii" w:eastAsiaTheme="minorEastAsia" w:cstheme="minorBidi"/>
            <w:lang w:val="en-GB"/>
            <w:rPrChange w:author="Matthew Barbour" w:date="2017-09-04T12:42:48.912661" w:id="1381897591">
              <w:rPr>
                <w:rFonts w:hAnsiTheme="minorHAnsi" w:eastAsiaTheme="minorEastAsia" w:cstheme="minorBidi"/>
                <w:lang w:val="en-GB"/>
              </w:rPr>
            </w:rPrChange>
          </w:rPr>
          <w:t xml:space="preserve"> 2003; </w:t>
        </w:r>
        <w:proofErr w:type="spellStart"/>
        <w:r w:rsidRPr="4811FBF5" w:rsidR="5D89F36A">
          <w:rPr>
            <w:rFonts w:hAnsi="Calibri" w:eastAsia="" w:cs="Arial" w:hAnsiTheme="minorAscii" w:eastAsiaTheme="minorEastAsia" w:cstheme="minorBidi"/>
            <w:lang w:val="en-GB"/>
            <w:rPrChange w:author="Matthew Barbour" w:date="2017-09-04T12:42:48.912661" w:id="1772250020">
              <w:rPr>
                <w:rFonts w:hAnsiTheme="minorHAnsi" w:eastAsiaTheme="minorEastAsia" w:cstheme="minorBidi"/>
                <w:lang w:val="en-GB"/>
              </w:rPr>
            </w:rPrChange>
          </w:rPr>
          <w:t xml:space="preserve">Thebault</w:t>
        </w:r>
        <w:proofErr w:type="spellEnd"/>
        <w:r w:rsidRPr="4811FBF5" w:rsidR="5D89F36A">
          <w:rPr>
            <w:rFonts w:hAnsi="Calibri" w:eastAsia="" w:cs="Arial" w:hAnsiTheme="minorAscii" w:eastAsiaTheme="minorEastAsia" w:cstheme="minorBidi"/>
            <w:lang w:val="en-GB"/>
            <w:rPrChange w:author="Matthew Barbour" w:date="2017-09-04T12:42:48.912661" w:id="1023512888">
              <w:rPr>
                <w:rFonts w:hAnsiTheme="minorHAnsi" w:eastAsiaTheme="minorEastAsia" w:cstheme="minorBidi"/>
                <w:lang w:val="en-GB"/>
              </w:rPr>
            </w:rPrChange>
          </w:rPr>
          <w:t xml:space="preserve"> &amp; Fontaine 2010; Rohr et al. 2014)</w:t>
        </w:r>
      </w:ins>
      <w:ins w:author="Matthew Barbour" w:date="2017-09-09T06:39:20.4101378" w:id="1481720499">
        <w:r w:rsidRPr="4811FBF5" w:rsidR="0FAED184">
          <w:rPr>
            <w:rFonts w:hAnsi="Calibri" w:eastAsia="" w:cs="Arial" w:hAnsiTheme="minorAscii" w:eastAsiaTheme="minorEastAsia" w:cstheme="minorBidi"/>
            <w:lang w:val="en-GB"/>
            <w:rPrChange w:author="Matthew Barbour" w:date="2017-09-04T12:42:48.912661" w:id="443261083">
              <w:rPr>
                <w:rFonts w:hAnsiTheme="minorHAnsi" w:eastAsiaTheme="minorEastAsia" w:cstheme="minorBidi"/>
                <w:lang w:val="en-GB"/>
              </w:rPr>
            </w:rPrChange>
          </w:rPr>
          <w:t xml:space="preserve"> </w:t>
        </w:r>
      </w:ins>
      <w:ins w:author="Matthew Barbour" w:date="2017-09-09T06:52:43.7843462" w:id="581170085">
        <w:r w:rsidRPr="4811FBF5" w:rsidR="66EBACA8">
          <w:rPr>
            <w:rFonts w:hAnsi="Calibri" w:eastAsia="" w:cs="Arial" w:hAnsiTheme="minorAscii" w:eastAsiaTheme="minorEastAsia" w:cstheme="minorBidi"/>
            <w:lang w:val="en-GB"/>
            <w:rPrChange w:author="Matthew Barbour" w:date="2017-09-04T12:42:48.912661" w:id="259794204">
              <w:rPr>
                <w:rFonts w:hAnsiTheme="minorHAnsi" w:eastAsiaTheme="minorEastAsia" w:cstheme="minorBidi"/>
                <w:lang w:val="en-GB"/>
              </w:rPr>
            </w:rPrChange>
          </w:rPr>
          <w:t xml:space="preserve">enhance</w:t>
        </w:r>
      </w:ins>
      <w:ins w:author="Matthew Barbour" w:date="2017-09-09T06:46:24.7455959" w:id="339906620">
        <w:r w:rsidRPr="4811FBF5" w:rsidR="698007FA">
          <w:rPr>
            <w:rFonts w:hAnsi="Calibri" w:eastAsia="" w:cs="Arial" w:hAnsiTheme="minorAscii" w:eastAsiaTheme="minorEastAsia" w:cstheme="minorBidi"/>
            <w:lang w:val="en-GB"/>
            <w:rPrChange w:author="Matthew Barbour" w:date="2017-09-04T12:42:48.912661" w:id="487103545">
              <w:rPr>
                <w:rFonts w:hAnsiTheme="minorHAnsi" w:eastAsiaTheme="minorEastAsia" w:cstheme="minorBidi"/>
                <w:lang w:val="en-GB"/>
              </w:rPr>
            </w:rPrChange>
          </w:rPr>
          <w:t xml:space="preserve"> </w:t>
        </w:r>
      </w:ins>
      <w:ins w:author="Matthew Barbour" w:date="2017-09-09T06:52:43.7843462" w:id="1914580403">
        <w:r w:rsidRPr="4811FBF5" w:rsidR="66EBACA8">
          <w:rPr>
            <w:rFonts w:hAnsi="Calibri" w:eastAsia="" w:cs="Arial" w:hAnsiTheme="minorAscii" w:eastAsiaTheme="minorEastAsia" w:cstheme="minorBidi"/>
            <w:lang w:val="en-GB"/>
            <w:rPrChange w:author="Matthew Barbour" w:date="2017-09-04T12:42:48.912661" w:id="1232681419">
              <w:rPr>
                <w:rFonts w:hAnsiTheme="minorHAnsi" w:eastAsiaTheme="minorEastAsia" w:cstheme="minorBidi"/>
                <w:lang w:val="en-GB"/>
              </w:rPr>
            </w:rPrChange>
          </w:rPr>
          <w:t xml:space="preserve">community persistence and resilience to perturbations.</w:t>
        </w:r>
      </w:ins>
      <w:r w:rsidRPr="4811FBF5" w:rsidR="64BCB010">
        <w:rPr>
          <w:rFonts w:hAnsi="Calibri" w:eastAsia="" w:cs="Arial" w:hAnsiTheme="minorAscii" w:eastAsiaTheme="minorEastAsia" w:cstheme="minorBidi"/>
          <w:lang w:val="en-GB"/>
          <w:rPrChange w:author="Matthew Barbour" w:date="2017-09-04T12:42:48.912661" w:id="1224420317">
            <w:rPr>
              <w:rFonts w:hAnsiTheme="minorHAnsi" w:eastAsiaTheme="minorEastAsia" w:cstheme="minorBidi"/>
              <w:lang w:val="en-GB"/>
            </w:rPr>
          </w:rPrChange>
        </w:rPr>
        <w:t xml:space="preserve"> </w:t>
      </w:r>
    </w:p>
    <w:p w:rsidRPr="00B11F54" w:rsidR="20682C4C" w:rsidDel="1E4018F2" w:rsidP="5AD09FED" w:rsidRDefault="20682C4C" w14:paraId="56766999" w14:noSpellErr="1" w14:textId="26010F03">
      <w:pPr>
        <w:jc w:val="both"/>
        <w:rPr>
          <w:del w:author="Matthew Barbour" w:date="2017-09-09T07:52:39.8974361" w:id="957105380"/>
          <w:rFonts w:hAnsi="Calibri" w:eastAsia="" w:cs="Arial" w:hAnsiTheme="minorAscii" w:eastAsiaTheme="minorEastAsia" w:cstheme="minorBidi"/>
          <w:lang w:val="en-GB"/>
          <w:rPrChange w:author="Matthew Barbour" w:date="2017-09-09T07:51:39.7907921" w:id="2034704738">
            <w:rPr/>
          </w:rPrChange>
        </w:rPr>
        <w:pPrChange w:author="Matthew Barbour" w:date="2017-09-09T07:51:39.7907921" w:id="1114001281">
          <w:pPr>
            <w:jc w:val="both"/>
          </w:pPr>
        </w:pPrChange>
      </w:pPr>
      <w:ins w:author="Matthew Barbour" w:date="2017-09-09T07:46:37.2860236" w:id="280521434">
        <w:r w:rsidRPr="4811FBF5" w:rsidR="4CF6270F">
          <w:rPr>
            <w:rFonts w:hAnsi="Calibri" w:eastAsia="" w:cs="Arial" w:hAnsiTheme="minorAscii" w:eastAsiaTheme="minorEastAsia" w:cstheme="minorBidi"/>
            <w:lang w:val="en-GB"/>
            <w:rPrChange w:author="Matthew Barbour" w:date="2017-09-04T12:42:48.912661" w:id="1636888056">
              <w:rPr>
                <w:rFonts w:hAnsiTheme="minorHAnsi" w:eastAsiaTheme="minorEastAsia" w:cstheme="minorBidi"/>
                <w:lang w:val="en-GB"/>
              </w:rPr>
            </w:rPrChange>
          </w:rPr>
          <w:t xml:space="preserve">Research</w:t>
        </w:r>
      </w:ins>
      <w:ins w:author="Matthew Barbour" w:date="2017-09-09T06:54:44.6023374" w:id="1098016624">
        <w:r w:rsidRPr="4811FBF5" w:rsidR="64BCB010">
          <w:rPr>
            <w:rFonts w:hAnsi="Calibri" w:eastAsia="" w:cs="Arial" w:hAnsiTheme="minorAscii" w:eastAsiaTheme="minorEastAsia" w:cstheme="minorBidi"/>
            <w:lang w:val="en-GB"/>
            <w:rPrChange w:author="Matthew Barbour" w:date="2017-09-04T12:42:48.912661" w:id="1209536581">
              <w:rPr>
                <w:rFonts w:hAnsiTheme="minorHAnsi" w:eastAsiaTheme="minorEastAsia" w:cstheme="minorBidi"/>
                <w:lang w:val="en-GB"/>
              </w:rPr>
            </w:rPrChange>
          </w:rPr>
          <w:t xml:space="preserve"> linking network structure to community </w:t>
        </w:r>
      </w:ins>
      <w:ins w:author="Matthew Barbour" w:date="2017-09-09T06:55:45.1258878" w:id="534912744">
        <w:r w:rsidRPr="4811FBF5" w:rsidR="310C17FF">
          <w:rPr>
            <w:rFonts w:hAnsi="Calibri" w:eastAsia="" w:cs="Arial" w:hAnsiTheme="minorAscii" w:eastAsiaTheme="minorEastAsia" w:cstheme="minorBidi"/>
            <w:lang w:val="en-GB"/>
            <w:rPrChange w:author="Matthew Barbour" w:date="2017-09-04T12:42:48.912661" w:id="1589355056">
              <w:rPr>
                <w:rFonts w:hAnsiTheme="minorHAnsi" w:eastAsiaTheme="minorEastAsia" w:cstheme="minorBidi"/>
                <w:lang w:val="en-GB"/>
              </w:rPr>
            </w:rPrChange>
          </w:rPr>
          <w:t xml:space="preserve">dynamics</w:t>
        </w:r>
      </w:ins>
      <w:ins w:author="Matthew Barbour" w:date="2017-09-09T06:54:44.6023374" w:id="1738704657">
        <w:r w:rsidRPr="4811FBF5" w:rsidR="64BCB010">
          <w:rPr>
            <w:rFonts w:hAnsi="Calibri" w:eastAsia="" w:cs="Arial" w:hAnsiTheme="minorAscii" w:eastAsiaTheme="minorEastAsia" w:cstheme="minorBidi"/>
            <w:lang w:val="en-GB"/>
            <w:rPrChange w:author="Matthew Barbour" w:date="2017-09-04T12:42:48.912661" w:id="564963377">
              <w:rPr>
                <w:rFonts w:hAnsiTheme="minorHAnsi" w:eastAsiaTheme="minorEastAsia" w:cstheme="minorBidi"/>
                <w:lang w:val="en-GB"/>
              </w:rPr>
            </w:rPrChange>
          </w:rPr>
          <w:t xml:space="preserve">, however, ha</w:t>
        </w:r>
      </w:ins>
      <w:ins w:author="Matthew Barbour" w:date="2017-09-09T07:46:37.2860236" w:id="272747958">
        <w:r w:rsidRPr="4811FBF5" w:rsidR="4CF6270F">
          <w:rPr>
            <w:rFonts w:hAnsi="Calibri" w:eastAsia="" w:cs="Arial" w:hAnsiTheme="minorAscii" w:eastAsiaTheme="minorEastAsia" w:cstheme="minorBidi"/>
            <w:lang w:val="en-GB"/>
            <w:rPrChange w:author="Matthew Barbour" w:date="2017-09-04T12:42:48.912661" w:id="343628974">
              <w:rPr>
                <w:rFonts w:hAnsiTheme="minorHAnsi" w:eastAsiaTheme="minorEastAsia" w:cstheme="minorBidi"/>
                <w:lang w:val="en-GB"/>
              </w:rPr>
            </w:rPrChange>
          </w:rPr>
          <w:t xml:space="preserve">s</w:t>
        </w:r>
      </w:ins>
      <w:ins w:author="Matthew Barbour" w:date="2017-09-09T06:55:45.1258878" w:id="1663035640">
        <w:r w:rsidRPr="4811FBF5" w:rsidR="310C17FF">
          <w:rPr>
            <w:rFonts w:hAnsi="Calibri" w:eastAsia="" w:cs="Arial" w:hAnsiTheme="minorAscii" w:eastAsiaTheme="minorEastAsia" w:cstheme="minorBidi"/>
            <w:lang w:val="en-GB"/>
            <w:rPrChange w:author="Matthew Barbour" w:date="2017-09-04T12:42:48.912661" w:id="1437543036">
              <w:rPr>
                <w:rFonts w:hAnsiTheme="minorHAnsi" w:eastAsiaTheme="minorEastAsia" w:cstheme="minorBidi"/>
                <w:lang w:val="en-GB"/>
              </w:rPr>
            </w:rPrChange>
          </w:rPr>
          <w:t xml:space="preserve"> not been paralleled by </w:t>
        </w:r>
      </w:ins>
      <w:ins w:author="Matthew Barbour" w:date="2017-09-09T07:47:37.3227041" w:id="2106634405">
        <w:r w:rsidRPr="4811FBF5" w:rsidR="1FAD9D11">
          <w:rPr>
            <w:rFonts w:hAnsi="Calibri" w:eastAsia="" w:cs="Arial" w:hAnsiTheme="minorAscii" w:eastAsiaTheme="minorEastAsia" w:cstheme="minorBidi"/>
            <w:lang w:val="en-GB"/>
            <w:rPrChange w:author="Matthew Barbour" w:date="2017-09-04T12:42:48.912661" w:id="315476291">
              <w:rPr>
                <w:rFonts w:hAnsiTheme="minorHAnsi" w:eastAsiaTheme="minorEastAsia" w:cstheme="minorBidi"/>
                <w:lang w:val="en-GB"/>
              </w:rPr>
            </w:rPrChange>
          </w:rPr>
          <w:t xml:space="preserve">active </w:t>
        </w:r>
        <w:r w:rsidRPr="4811FBF5" w:rsidR="1FAD9D11">
          <w:rPr>
            <w:rFonts w:hAnsi="Calibri" w:eastAsia="" w:cs="Arial" w:hAnsiTheme="minorAscii" w:eastAsiaTheme="minorEastAsia" w:cstheme="minorBidi"/>
            <w:lang w:val="en-GB"/>
            <w:rPrChange w:author="Matthew Barbour" w:date="2017-09-04T12:42:48.912661" w:id="318386339">
              <w:rPr>
                <w:rFonts w:hAnsiTheme="minorHAnsi" w:eastAsiaTheme="minorEastAsia" w:cstheme="minorBidi"/>
                <w:lang w:val="en-GB"/>
              </w:rPr>
            </w:rPrChange>
          </w:rPr>
          <w:t xml:space="preserve">re</w:t>
        </w:r>
        <w:r w:rsidRPr="4811FBF5" w:rsidR="1FAD9D11">
          <w:rPr>
            <w:rFonts w:hAnsi="Calibri" w:eastAsia="" w:cs="Arial" w:hAnsiTheme="minorAscii" w:eastAsiaTheme="minorEastAsia" w:cstheme="minorBidi"/>
            <w:lang w:val="en-GB"/>
            <w:rPrChange w:author="Matthew Barbour" w:date="2017-09-04T12:42:48.912661" w:id="1615098655">
              <w:rPr>
                <w:rFonts w:hAnsiTheme="minorHAnsi" w:eastAsiaTheme="minorEastAsia" w:cstheme="minorBidi"/>
                <w:lang w:val="en-GB"/>
              </w:rPr>
            </w:rPrChange>
          </w:rPr>
          <w:t xml:space="preserve">search linking</w:t>
        </w:r>
      </w:ins>
      <w:ins w:author="Matthew Barbour" w:date="2017-09-09T07:45:36.6947218" w:id="542059206">
        <w:r w:rsidRPr="4811FBF5" w:rsidR="5C224A43">
          <w:rPr>
            <w:rFonts w:hAnsi="Calibri" w:eastAsia="" w:cs="Arial" w:hAnsiTheme="minorAscii" w:eastAsiaTheme="minorEastAsia" w:cstheme="minorBidi"/>
            <w:lang w:val="en-GB"/>
            <w:rPrChange w:author="Matthew Barbour" w:date="2017-09-04T12:42:48.912661" w:id="1687724305">
              <w:rPr>
                <w:rFonts w:hAnsiTheme="minorHAnsi" w:eastAsiaTheme="minorEastAsia" w:cstheme="minorBidi"/>
                <w:lang w:val="en-GB"/>
              </w:rPr>
            </w:rPrChange>
          </w:rPr>
          <w:t xml:space="preserve"> </w:t>
        </w:r>
        <w:r w:rsidRPr="4811FBF5" w:rsidR="5C224A43">
          <w:rPr>
            <w:rFonts w:hAnsi="Calibri" w:eastAsia="" w:cs="Arial" w:hAnsiTheme="minorAscii" w:eastAsiaTheme="minorEastAsia" w:cstheme="minorBidi"/>
            <w:lang w:val="en-GB"/>
            <w:rPrChange w:author="Matthew Barbour" w:date="2017-09-04T12:42:48.912661" w:id="1777454897">
              <w:rPr>
                <w:rFonts w:hAnsiTheme="minorHAnsi" w:eastAsiaTheme="minorEastAsia" w:cstheme="minorBidi"/>
                <w:lang w:val="en-GB"/>
              </w:rPr>
            </w:rPrChange>
          </w:rPr>
          <w:t xml:space="preserve">species diversity </w:t>
        </w:r>
      </w:ins>
      <w:ins w:author="Matthew Barbour" w:date="2017-09-09T07:47:37.3227041" w:id="499485458">
        <w:r w:rsidRPr="4811FBF5" w:rsidR="1FAD9D11">
          <w:rPr>
            <w:rFonts w:hAnsi="Calibri" w:eastAsia="" w:cs="Arial" w:hAnsiTheme="minorAscii" w:eastAsiaTheme="minorEastAsia" w:cstheme="minorBidi"/>
            <w:lang w:val="en-GB"/>
            <w:rPrChange w:author="Matthew Barbour" w:date="2017-09-04T12:42:48.912661" w:id="1134905554">
              <w:rPr>
                <w:rFonts w:hAnsiTheme="minorHAnsi" w:eastAsiaTheme="minorEastAsia" w:cstheme="minorBidi"/>
                <w:lang w:val="en-GB"/>
              </w:rPr>
            </w:rPrChange>
          </w:rPr>
          <w:t xml:space="preserve">to</w:t>
        </w:r>
      </w:ins>
      <w:ins w:author="Matthew Barbour" w:date="2017-09-09T07:45:36.6947218" w:id="1622811531">
        <w:r w:rsidRPr="4811FBF5" w:rsidR="5C224A43">
          <w:rPr>
            <w:rFonts w:hAnsi="Calibri" w:eastAsia="" w:cs="Arial" w:hAnsiTheme="minorAscii" w:eastAsiaTheme="minorEastAsia" w:cstheme="minorBidi"/>
            <w:lang w:val="en-GB"/>
            <w:rPrChange w:author="Matthew Barbour" w:date="2017-09-04T12:42:48.912661" w:id="1180550535">
              <w:rPr>
                <w:rFonts w:hAnsiTheme="minorHAnsi" w:eastAsiaTheme="minorEastAsia" w:cstheme="minorBidi"/>
                <w:lang w:val="en-GB"/>
              </w:rPr>
            </w:rPrChange>
          </w:rPr>
          <w:t xml:space="preserve"> </w:t>
        </w:r>
      </w:ins>
      <w:ins w:author="Matthew Barbour" w:date="2017-09-09T06:55:45.1258878" w:id="857092264">
        <w:r w:rsidRPr="4811FBF5" w:rsidR="310C17FF">
          <w:rPr>
            <w:rFonts w:hAnsi="Calibri" w:eastAsia="" w:cs="Arial" w:hAnsiTheme="minorAscii" w:eastAsiaTheme="minorEastAsia" w:cstheme="minorBidi"/>
            <w:lang w:val="en-GB"/>
            <w:rPrChange w:author="Matthew Barbour" w:date="2017-09-04T12:42:48.912661" w:id="2046895747">
              <w:rPr>
                <w:rFonts w:hAnsiTheme="minorHAnsi" w:eastAsiaTheme="minorEastAsia" w:cstheme="minorBidi"/>
                <w:lang w:val="en-GB"/>
              </w:rPr>
            </w:rPrChange>
          </w:rPr>
          <w:t xml:space="preserve">network structure.</w:t>
        </w:r>
      </w:ins>
      <w:ins w:author="Matthew Barbour" w:date="2017-09-09T06:58:09.4057183" w:id="997093421">
        <w:r w:rsidRPr="4811FBF5" w:rsidR="726CEB7F">
          <w:rPr>
            <w:rFonts w:hAnsi="Calibri" w:eastAsia="" w:cs="Arial" w:hAnsiTheme="minorAscii" w:eastAsiaTheme="minorEastAsia" w:cstheme="minorBidi"/>
            <w:lang w:val="en-GB"/>
            <w:rPrChange w:author="Matthew Barbour" w:date="2017-09-04T12:42:48.912661" w:id="1111675531">
              <w:rPr>
                <w:rFonts w:hAnsiTheme="minorHAnsi" w:eastAsiaTheme="minorEastAsia" w:cstheme="minorBidi"/>
                <w:lang w:val="en-GB"/>
              </w:rPr>
            </w:rPrChange>
          </w:rPr>
          <w:t xml:space="preserve"> </w:t>
        </w:r>
      </w:ins>
      <w:ins w:author="Matthew Barbour" w:date="2017-09-09T07:49:38.9484152" w:id="524636598">
        <w:r w:rsidRPr="4811FBF5" w:rsidR="4948A2AF">
          <w:rPr>
            <w:rFonts w:hAnsi="Calibri" w:eastAsia="" w:cs="Arial" w:hAnsiTheme="minorAscii" w:eastAsiaTheme="minorEastAsia" w:cstheme="minorBidi"/>
            <w:lang w:val="en-GB"/>
            <w:rPrChange w:author="Matthew Barbour" w:date="2017-09-04T12:42:48.912661" w:id="949724155">
              <w:rPr>
                <w:rFonts w:hAnsiTheme="minorHAnsi" w:eastAsiaTheme="minorEastAsia" w:cstheme="minorBidi"/>
                <w:lang w:val="en-GB"/>
              </w:rPr>
            </w:rPrChange>
          </w:rPr>
          <w:t xml:space="preserve">Understanding th</w:t>
        </w:r>
      </w:ins>
      <w:ins w:author="Matthew Barbour" w:date="2017-09-09T07:50:39.0655382" w:id="1144838137">
        <w:r w:rsidRPr="4811FBF5" w:rsidR="5E32D7AA">
          <w:rPr>
            <w:rFonts w:hAnsi="Calibri" w:eastAsia="" w:cs="Arial" w:hAnsiTheme="minorAscii" w:eastAsiaTheme="minorEastAsia" w:cstheme="minorBidi"/>
            <w:lang w:val="en-GB"/>
            <w:rPrChange w:author="Matthew Barbour" w:date="2017-09-04T12:42:48.912661" w:id="1626584850">
              <w:rPr>
                <w:rFonts w:hAnsiTheme="minorHAnsi" w:eastAsiaTheme="minorEastAsia" w:cstheme="minorBidi"/>
                <w:lang w:val="en-GB"/>
              </w:rPr>
            </w:rPrChange>
          </w:rPr>
          <w:t xml:space="preserve">e </w:t>
        </w:r>
      </w:ins>
      <w:ins w:author="Matthew Barbour" w:date="2017-09-09T07:49:38.9484152" w:id="1175574761">
        <w:r w:rsidRPr="4811FBF5" w:rsidR="4948A2AF">
          <w:rPr>
            <w:rFonts w:hAnsi="Calibri" w:eastAsia="" w:cs="Arial" w:hAnsiTheme="minorAscii" w:eastAsiaTheme="minorEastAsia" w:cstheme="minorBidi"/>
            <w:lang w:val="en-GB"/>
            <w:rPrChange w:author="Matthew Barbour" w:date="2017-09-04T12:42:48.912661" w:id="1296120566">
              <w:rPr>
                <w:rFonts w:hAnsiTheme="minorHAnsi" w:eastAsiaTheme="minorEastAsia" w:cstheme="minorBidi"/>
                <w:lang w:val="en-GB"/>
              </w:rPr>
            </w:rPrChange>
          </w:rPr>
          <w:t xml:space="preserve">relationsh</w:t>
        </w:r>
        <w:r w:rsidRPr="4811FBF5" w:rsidR="4948A2AF">
          <w:rPr>
            <w:rFonts w:hAnsi="Calibri" w:eastAsia="" w:cs="Arial" w:hAnsiTheme="minorAscii" w:eastAsiaTheme="minorEastAsia" w:cstheme="minorBidi"/>
            <w:lang w:val="en-GB"/>
            <w:rPrChange w:author="Matthew Barbour" w:date="2017-09-04T12:42:48.912661" w:id="1288770613">
              <w:rPr>
                <w:rFonts w:hAnsiTheme="minorHAnsi" w:eastAsiaTheme="minorEastAsia" w:cstheme="minorBidi"/>
                <w:lang w:val="en-GB"/>
              </w:rPr>
            </w:rPrChange>
          </w:rPr>
          <w:t xml:space="preserve">ip between diversity and network structure is just as critical though, if we want to resolve the diversity-stability debate. </w:t>
        </w:r>
      </w:ins>
      <w:ins w:author="Matthew Barbour" w:date="2017-09-09T07:51:39.7907921" w:id="1420980118">
        <w:r w:rsidRPr="4811FBF5" w:rsidR="5AD09FED">
          <w:rPr>
            <w:rFonts w:hAnsi="Calibri" w:eastAsia="" w:cs="Arial" w:hAnsiTheme="minorAscii" w:eastAsiaTheme="minorEastAsia" w:cstheme="minorBidi"/>
            <w:lang w:val="en-GB"/>
            <w:rPrChange w:author="Matthew Barbour" w:date="2017-09-04T12:42:48.912661" w:id="1294802091">
              <w:rPr>
                <w:rFonts w:hAnsiTheme="minorHAnsi" w:eastAsiaTheme="minorEastAsia" w:cstheme="minorBidi"/>
                <w:lang w:val="en-GB"/>
              </w:rPr>
            </w:rPrChange>
          </w:rPr>
          <w:t xml:space="preserve">One key point that has been made </w:t>
        </w:r>
      </w:ins>
      <w:ins w:author="Matthew Barbour" w:date="2017-09-09T08:56:02.347123" w:id="2047483025">
        <w:r w:rsidRPr="4811FBF5" w:rsidR="1485C304">
          <w:rPr>
            <w:rFonts w:hAnsi="Calibri" w:eastAsia="" w:cs="Arial" w:hAnsiTheme="minorAscii" w:eastAsiaTheme="minorEastAsia" w:cstheme="minorBidi"/>
            <w:lang w:val="en-GB"/>
            <w:rPrChange w:author="Matthew Barbour" w:date="2017-09-04T12:42:48.912661" w:id="706805596">
              <w:rPr>
                <w:rFonts w:hAnsiTheme="minorHAnsi" w:eastAsiaTheme="minorEastAsia" w:cstheme="minorBidi"/>
                <w:lang w:val="en-GB"/>
              </w:rPr>
            </w:rPrChange>
          </w:rPr>
          <w:t xml:space="preserve">though </w:t>
        </w:r>
      </w:ins>
      <w:ins w:author="Matthew Barbour" w:date="2017-09-09T07:51:39.7907921" w:id="1351966131">
        <w:r w:rsidRPr="4811FBF5" w:rsidR="5AD09FED">
          <w:rPr>
            <w:rFonts w:hAnsi="Calibri" w:eastAsia="" w:cs="Arial" w:hAnsiTheme="minorAscii" w:eastAsiaTheme="minorEastAsia" w:cstheme="minorBidi"/>
            <w:lang w:val="en-GB"/>
            <w:rPrChange w:author="Matthew Barbour" w:date="2017-09-04T12:42:48.912661" w:id="1461368405">
              <w:rPr>
                <w:rFonts w:hAnsiTheme="minorHAnsi" w:eastAsiaTheme="minorEastAsia" w:cstheme="minorBidi"/>
                <w:lang w:val="en-GB"/>
              </w:rPr>
            </w:rPrChange>
          </w:rPr>
          <w:t xml:space="preserve">is that </w:t>
        </w:r>
      </w:ins>
    </w:p>
    <w:p w:rsidRPr="00B11F54" w:rsidR="20682C4C" w:rsidDel="7B52B8BD" w:rsidP="38D9BD93" w:rsidRDefault="20682C4C" w14:paraId="4FA794D3" w14:textId="24890036">
      <w:pPr>
        <w:jc w:val="both"/>
        <w:rPr>
          <w:del w:author="Matthew Barbour" w:date="2017-09-09T09:10:44.7290281" w:id="43933781"/>
          <w:rFonts w:hAnsi="Calibri" w:eastAsia="" w:cs="Arial" w:hAnsiTheme="minorAscii" w:eastAsiaTheme="minorEastAsia" w:cstheme="minorBidi"/>
          <w:lang w:val="en-GB"/>
          <w:rPrChange w:author="Matthew Barbour" w:date="2017-09-09T09:09:44.1149517" w:id="1904220747">
            <w:rPr/>
          </w:rPrChange>
        </w:rPr>
        <w:pPrChange w:author="Matthew Barbour" w:date="2017-09-09T09:09:44.1149517" w:id="1114001281">
          <w:pPr>
            <w:jc w:val="both"/>
          </w:pPr>
        </w:pPrChange>
      </w:pPr>
      <w:ins w:author="Matthew Barbour" w:date="2017-09-09T07:08:32.3529749" w:id="793423751">
        <w:r w:rsidRPr="4811FBF5" w:rsidR="57A4DF8B">
          <w:rPr>
            <w:rFonts w:hAnsi="Calibri" w:eastAsia="" w:cs="Arial" w:hAnsiTheme="minorAscii" w:eastAsiaTheme="minorEastAsia" w:cstheme="minorBidi"/>
            <w:lang w:val="en-GB"/>
            <w:rPrChange w:author="Matthew Barbour" w:date="2017-09-04T12:42:48.912661" w:id="1106338094">
              <w:rPr>
                <w:rFonts w:hAnsiTheme="minorHAnsi" w:eastAsiaTheme="minorEastAsia" w:cstheme="minorBidi"/>
                <w:lang w:val="en-GB"/>
              </w:rPr>
            </w:rPrChange>
          </w:rPr>
          <w:t xml:space="preserve">species diversity will only alter network structure if species are functionally different from each other</w:t>
        </w:r>
      </w:ins>
      <w:ins w:author="Matthew Barbour" w:date="2017-09-09T08:57:02.9193638" w:id="361747460">
        <w:r w:rsidRPr="4811FBF5" w:rsidR="154C4FC3">
          <w:rPr>
            <w:rFonts w:hAnsi="Calibri" w:eastAsia="" w:cs="Arial" w:hAnsiTheme="minorAscii" w:eastAsiaTheme="minorEastAsia" w:cstheme="minorBidi"/>
            <w:lang w:val="en-GB"/>
            <w:rPrChange w:author="Matthew Barbour" w:date="2017-09-04T12:42:48.912661" w:id="743280553">
              <w:rPr>
                <w:rFonts w:hAnsiTheme="minorHAnsi" w:eastAsiaTheme="minorEastAsia" w:cstheme="minorBidi"/>
                <w:lang w:val="en-GB"/>
              </w:rPr>
            </w:rPrChange>
          </w:rPr>
          <w:t xml:space="preserve"> (</w:t>
        </w:r>
        <w:proofErr w:type="gramStart"/>
        <w:r w:rsidRPr="4811FBF5" w:rsidR="154C4FC3">
          <w:rPr>
            <w:rFonts w:hAnsi="Calibri" w:eastAsia="" w:cs="Arial" w:hAnsiTheme="minorAscii" w:eastAsiaTheme="minorEastAsia" w:cstheme="minorBidi"/>
            <w:lang w:val="en-GB"/>
            <w:rPrChange w:author="Matthew Barbour" w:date="2017-09-04T12:42:48.912661" w:id="2061116234">
              <w:rPr>
                <w:rFonts w:hAnsiTheme="minorHAnsi" w:eastAsiaTheme="minorEastAsia" w:cstheme="minorBidi"/>
                <w:lang w:val="en-GB"/>
              </w:rPr>
            </w:rPrChange>
          </w:rPr>
          <w:t xml:space="preserve">I</w:t>
        </w:r>
        <w:r w:rsidRPr="4811FBF5" w:rsidR="154C4FC3">
          <w:rPr>
            <w:rFonts w:hAnsi="Calibri" w:eastAsia="" w:cs="Arial" w:hAnsiTheme="minorAscii" w:eastAsiaTheme="minorEastAsia" w:cstheme="minorBidi"/>
            <w:lang w:val="en-GB"/>
            <w:rPrChange w:author="Matthew Barbour" w:date="2017-09-04T12:42:48.912661" w:id="2022426461">
              <w:rPr>
                <w:rFonts w:hAnsiTheme="minorHAnsi" w:eastAsiaTheme="minorEastAsia" w:cstheme="minorBidi"/>
                <w:lang w:val="en-GB"/>
              </w:rPr>
            </w:rPrChange>
          </w:rPr>
          <w:t xml:space="preserve">ves </w:t>
        </w:r>
      </w:ins>
      <w:ins w:author="Matthew Barbour" w:date="2017-09-09T09:08:43.4495934" w:id="1303270526">
        <w:r w:rsidRPr="4811FBF5" w:rsidR="109B4DD3">
          <w:rPr>
            <w:rFonts w:hAnsi="Calibri" w:eastAsia="" w:cs="Arial" w:hAnsiTheme="minorAscii" w:eastAsiaTheme="minorEastAsia" w:cstheme="minorBidi"/>
            <w:lang w:val="en-GB"/>
            <w:rPrChange w:author="Matthew Barbour" w:date="2017-09-04T12:42:48.912661" w:id="1358795240">
              <w:rPr>
                <w:rFonts w:hAnsiTheme="minorHAnsi" w:eastAsiaTheme="minorEastAsia" w:cstheme="minorBidi"/>
                <w:lang w:val="en-GB"/>
              </w:rPr>
            </w:rPrChange>
          </w:rPr>
          <w:t xml:space="preserve">200</w:t>
        </w:r>
      </w:ins>
      <w:ins w:author="Matthew Barbour" w:date="2017-09-09T09:09:44.1149517" w:id="945149205">
        <w:r w:rsidRPr="38D9BD93" w:rsidR="38D9BD93">
          <w:rPr>
            <w:rFonts w:hAnsi="Calibri" w:eastAsia="" w:cs="Arial" w:hAnsiTheme="minorAscii" w:eastAsiaTheme="minorEastAsia" w:cstheme="minorBidi"/>
            <w:lang w:val="en-GB"/>
            <w:rPrChange w:author="Matthew Barbour" w:date="2017-09-09T09:09:44.1149517" w:id="773806436">
              <w:rPr/>
            </w:rPrChange>
          </w:rPr>
          <w:t>5</w:t>
        </w:r>
        <w:r w:rsidRPr="38D9BD93" w:rsidR="38D9BD93">
          <w:rPr>
            <w:rFonts w:hAnsi="Calibri" w:eastAsia="" w:cs="Arial" w:hAnsiTheme="minorAscii" w:eastAsiaTheme="minorEastAsia" w:cstheme="minorBidi"/>
            <w:lang w:val="en-GB"/>
            <w:rPrChange w:author="Matthew Barbour" w:date="2017-09-09T09:09:44.1149517" w:id="531790112">
              <w:rPr/>
            </w:rPrChange>
          </w:rPr>
          <w:t>)</w:t>
        </w:r>
      </w:ins>
      <w:ins w:author="Matthew Barbour" w:date="2017-09-09T07:08:32.3529749" w:id="746631397">
        <w:r w:rsidRPr="4811FBF5" w:rsidR="57A4DF8B">
          <w:rPr>
            <w:rFonts w:hAnsi="Calibri" w:eastAsia="" w:cs="Arial" w:hAnsiTheme="minorAscii" w:eastAsiaTheme="minorEastAsia" w:cstheme="minorBidi"/>
            <w:lang w:val="en-GB"/>
            <w:rPrChange w:author="Matthew Barbour" w:date="2017-09-04T12:42:48.912661" w:id="906688285">
              <w:rPr>
                <w:rFonts w:hAnsiTheme="minorHAnsi" w:eastAsiaTheme="minorEastAsia" w:cstheme="minorBidi"/>
                <w:lang w:val="en-GB"/>
              </w:rPr>
            </w:rPrChange>
          </w:rPr>
          <w:t xml:space="preserve">.</w:t>
        </w:r>
        <w:proofErr w:type="gramEnd"/>
        <w:r w:rsidRPr="4811FBF5" w:rsidR="57A4DF8B">
          <w:rPr>
            <w:rFonts w:hAnsi="Calibri" w:eastAsia="" w:cs="Arial" w:hAnsiTheme="minorAscii" w:eastAsiaTheme="minorEastAsia" w:cstheme="minorBidi"/>
            <w:lang w:val="en-GB"/>
            <w:rPrChange w:author="Matthew Barbour" w:date="2017-09-04T12:42:48.912661" w:id="1248847959">
              <w:rPr>
                <w:rFonts w:hAnsiTheme="minorHAnsi" w:eastAsiaTheme="minorEastAsia" w:cstheme="minorBidi"/>
                <w:lang w:val="en-GB"/>
              </w:rPr>
            </w:rPrChange>
          </w:rPr>
          <w:t xml:space="preserve"> </w:t>
        </w:r>
      </w:ins>
      <w:ins w:author="Matthew Barbour" w:date="2017-09-09T07:52:39.8974361" w:id="1349795776">
        <w:r w:rsidRPr="4811FBF5" w:rsidR="1E4018F2">
          <w:rPr>
            <w:rFonts w:hAnsi="Calibri" w:eastAsia="" w:cs="Arial" w:hAnsiTheme="minorAscii" w:eastAsiaTheme="minorEastAsia" w:cstheme="minorBidi"/>
            <w:lang w:val="en-GB"/>
            <w:rPrChange w:author="Matthew Barbour" w:date="2017-09-04T12:42:48.912661" w:id="1413917484">
              <w:rPr>
                <w:rFonts w:hAnsiTheme="minorHAnsi" w:eastAsiaTheme="minorEastAsia" w:cstheme="minorBidi"/>
                <w:lang w:val="en-GB"/>
              </w:rPr>
            </w:rPrChange>
          </w:rPr>
          <w:t xml:space="preserve">Therefore, species diversity, </w:t>
        </w:r>
        <w:r w:rsidRPr="2B6ED240" w:rsidR="1E4018F2">
          <w:rPr>
            <w:rFonts w:hAnsi="Calibri" w:eastAsia="" w:cs="Arial" w:hAnsiTheme="minorAscii" w:eastAsiaTheme="minorEastAsia" w:cstheme="minorBidi"/>
            <w:i w:val="1"/>
            <w:iCs w:val="1"/>
            <w:lang w:val="en-GB"/>
            <w:rPrChange w:author="Matthew Barbour" w:date="2017-09-11T10:02:50.4306625" w:id="91279470">
              <w:rPr>
                <w:rFonts w:hAnsiTheme="minorHAnsi" w:eastAsiaTheme="minorEastAsia" w:cstheme="minorBidi"/>
                <w:lang w:val="en-GB"/>
              </w:rPr>
            </w:rPrChange>
          </w:rPr>
          <w:t xml:space="preserve">per se</w:t>
        </w:r>
        <w:r w:rsidRPr="2B6ED240" w:rsidR="1E4018F2">
          <w:rPr>
            <w:rFonts w:hAnsi="Calibri" w:eastAsia="" w:cs="Arial" w:hAnsiTheme="minorAscii" w:eastAsiaTheme="minorEastAsia" w:cstheme="minorBidi"/>
            <w:i w:val="0"/>
            <w:iCs w:val="0"/>
            <w:lang w:val="en-GB"/>
            <w:rPrChange w:author="Matthew Barbour" w:date="2017-09-11T10:02:50.4306625" w:id="881681917">
              <w:rPr>
                <w:rFonts w:hAnsiTheme="minorHAnsi" w:eastAsiaTheme="minorEastAsia" w:cstheme="minorBidi"/>
                <w:lang w:val="en-GB"/>
              </w:rPr>
            </w:rPrChange>
          </w:rPr>
          <w:t xml:space="preserve">, </w:t>
        </w:r>
      </w:ins>
      <w:ins w:author="Matthew Barbour" w:date="2017-09-09T07:54:41.6989439" w:id="350375148">
        <w:r w:rsidRPr="2B6ED240" w:rsidR="46F2F9FF">
          <w:rPr>
            <w:rFonts w:hAnsi="Calibri" w:eastAsia="" w:cs="Arial" w:hAnsiTheme="minorAscii" w:eastAsiaTheme="minorEastAsia" w:cstheme="minorBidi"/>
            <w:i w:val="0"/>
            <w:iCs w:val="0"/>
            <w:lang w:val="en-GB"/>
            <w:rPrChange w:author="Matthew Barbour" w:date="2017-09-11T10:02:50.4306625" w:id="861058428">
              <w:rPr>
                <w:rFonts w:hAnsiTheme="minorHAnsi" w:eastAsiaTheme="minorEastAsia" w:cstheme="minorBidi"/>
                <w:lang w:val="en-GB"/>
              </w:rPr>
            </w:rPrChange>
          </w:rPr>
          <w:t xml:space="preserve">will </w:t>
        </w:r>
      </w:ins>
      <w:ins w:author="Matthew Barbour" w:date="2017-09-09T07:53:40.7656723" w:id="581784043">
        <w:r w:rsidRPr="2B6ED240" w:rsidR="7817BAA8">
          <w:rPr>
            <w:rFonts w:hAnsi="Calibri" w:eastAsia="" w:cs="Arial" w:hAnsiTheme="minorAscii" w:eastAsiaTheme="minorEastAsia" w:cstheme="minorBidi"/>
            <w:i w:val="0"/>
            <w:iCs w:val="0"/>
            <w:lang w:val="en-GB"/>
            <w:rPrChange w:author="Matthew Barbour" w:date="2017-09-11T10:02:50.4306625" w:id="1770698876">
              <w:rPr>
                <w:rFonts w:hAnsiTheme="minorHAnsi" w:eastAsiaTheme="minorEastAsia" w:cstheme="minorBidi"/>
                <w:lang w:val="en-GB"/>
              </w:rPr>
            </w:rPrChange>
          </w:rPr>
          <w:t xml:space="preserve">not affect network structure, but functional diversity has the potential to. </w:t>
        </w:r>
      </w:ins>
      <w:ins w:author="Matthew Barbour" w:date="2017-09-09T07:57:42.7081203" w:id="928313064">
        <w:r w:rsidRPr="2B6ED240" w:rsidR="51734470">
          <w:rPr>
            <w:rFonts w:hAnsi="Calibri" w:eastAsia="" w:cs="Arial" w:hAnsiTheme="minorAscii" w:eastAsiaTheme="minorEastAsia" w:cstheme="minorBidi"/>
            <w:i w:val="0"/>
            <w:iCs w:val="0"/>
            <w:lang w:val="en-GB"/>
            <w:rPrChange w:author="Matthew Barbour" w:date="2017-09-11T10:02:50.4306625" w:id="351562798">
              <w:rPr>
                <w:rFonts w:hAnsiTheme="minorHAnsi" w:eastAsiaTheme="minorEastAsia" w:cstheme="minorBidi"/>
                <w:lang w:val="en-GB"/>
              </w:rPr>
            </w:rPrChange>
          </w:rPr>
          <w:t xml:space="preserve">For example</w:t>
        </w:r>
      </w:ins>
      <w:ins w:author="Matthew Barbour" w:date="2017-09-09T07:54:41.6989439" w:id="606211762">
        <w:r w:rsidRPr="2B6ED240" w:rsidR="46F2F9FF">
          <w:rPr>
            <w:rFonts w:hAnsi="Calibri" w:eastAsia="" w:cs="Arial" w:hAnsiTheme="minorAscii" w:eastAsiaTheme="minorEastAsia" w:cstheme="minorBidi"/>
            <w:i w:val="0"/>
            <w:iCs w:val="0"/>
            <w:lang w:val="en-GB"/>
            <w:rPrChange w:author="Matthew Barbour" w:date="2017-09-11T10:02:50.4306625" w:id="890350399">
              <w:rPr>
                <w:rFonts w:hAnsiTheme="minorHAnsi" w:eastAsiaTheme="minorEastAsia" w:cstheme="minorBidi"/>
                <w:lang w:val="en-GB"/>
              </w:rPr>
            </w:rPrChange>
          </w:rPr>
          <w:t xml:space="preserve">, </w:t>
        </w:r>
      </w:ins>
      <w:ins w:author="Matthew Barbour" w:date="2017-09-09T07:57:42.7081203" w:id="817828006">
        <w:r w:rsidRPr="2B6ED240" w:rsidR="51734470">
          <w:rPr>
            <w:rFonts w:hAnsi="Calibri" w:eastAsia="" w:cs="Arial" w:hAnsiTheme="minorAscii" w:eastAsiaTheme="minorEastAsia" w:cstheme="minorBidi"/>
            <w:i w:val="0"/>
            <w:iCs w:val="0"/>
            <w:lang w:val="en-GB"/>
            <w:rPrChange w:author="Matthew Barbour" w:date="2017-09-11T10:02:50.4306625" w:id="548549537">
              <w:rPr>
                <w:rFonts w:hAnsiTheme="minorHAnsi" w:eastAsiaTheme="minorEastAsia" w:cstheme="minorBidi"/>
                <w:lang w:val="en-GB"/>
              </w:rPr>
            </w:rPrChange>
          </w:rPr>
          <w:t xml:space="preserve">the </w:t>
        </w:r>
      </w:ins>
      <w:ins w:author="Matthew Barbour" w:date="2017-09-09T07:58:43.9001658" w:id="974116499">
        <w:r w:rsidRPr="2B6ED240" w:rsidR="12250FA4">
          <w:rPr>
            <w:rFonts w:hAnsi="Calibri" w:eastAsia="" w:cs="Arial" w:hAnsiTheme="minorAscii" w:eastAsiaTheme="minorEastAsia" w:cstheme="minorBidi"/>
            <w:i w:val="0"/>
            <w:iCs w:val="0"/>
            <w:lang w:val="en-GB"/>
            <w:rPrChange w:author="Matthew Barbour" w:date="2017-09-11T10:02:50.4306625" w:id="1669325479">
              <w:rPr/>
            </w:rPrChange>
          </w:rPr>
          <w:t xml:space="preserve">functional diversity </w:t>
        </w:r>
        <w:r w:rsidRPr="2B6ED240" w:rsidR="12250FA4">
          <w:rPr>
            <w:rFonts w:hAnsi="Calibri" w:eastAsia="" w:cs="Arial" w:hAnsiTheme="minorAscii" w:eastAsiaTheme="minorEastAsia" w:cstheme="minorBidi"/>
            <w:i w:val="0"/>
            <w:iCs w:val="0"/>
            <w:lang w:val="en-GB"/>
            <w:rPrChange w:author="Matthew Barbour" w:date="2017-09-11T10:02:50.4306625" w:id="1165635301">
              <w:rPr/>
            </w:rPrChange>
          </w:rPr>
          <w:t>of plant communities</w:t>
        </w:r>
      </w:ins>
      <w:ins w:author="Matthew Barbour" w:date="2017-09-09T07:54:41.6989439" w:id="306098198">
        <w:r w:rsidRPr="2B6ED240" w:rsidR="46F2F9FF">
          <w:rPr>
            <w:rFonts w:hAnsi="Calibri" w:eastAsia="" w:cs="Arial" w:hAnsiTheme="minorAscii" w:eastAsiaTheme="minorEastAsia" w:cstheme="minorBidi"/>
            <w:i w:val="0"/>
            <w:iCs w:val="0"/>
            <w:lang w:val="en-GB"/>
            <w:rPrChange w:author="Matthew Barbour" w:date="2017-09-11T10:02:50.4306625" w:id="2055865461">
              <w:rPr>
                <w:rFonts w:hAnsiTheme="minorHAnsi" w:eastAsiaTheme="minorEastAsia" w:cstheme="minorBidi"/>
                <w:lang w:val="en-GB"/>
              </w:rPr>
            </w:rPrChange>
          </w:rPr>
          <w:t xml:space="preserve"> </w:t>
        </w:r>
      </w:ins>
      <w:ins w:author="Matthew Barbour" w:date="2017-09-09T07:55:42.2294056" w:id="1597845208">
        <w:r w:rsidRPr="2B6ED240" w:rsidR="34BCE859">
          <w:rPr>
            <w:rFonts w:hAnsi="Calibri" w:eastAsia="" w:cs="Arial" w:hAnsiTheme="minorAscii" w:eastAsiaTheme="minorEastAsia" w:cstheme="minorBidi"/>
            <w:i w:val="0"/>
            <w:iCs w:val="0"/>
            <w:lang w:val="en-GB"/>
            <w:rPrChange w:author="Matthew Barbour" w:date="2017-09-11T10:02:50.4306625" w:id="1109753099">
              <w:rPr>
                <w:rFonts w:hAnsiTheme="minorHAnsi" w:eastAsiaTheme="minorEastAsia" w:cstheme="minorBidi"/>
                <w:lang w:val="en-GB"/>
              </w:rPr>
            </w:rPrChange>
          </w:rPr>
          <w:t xml:space="preserve">has been shown to be a better predictor of plant productivity than species diversity, because it be</w:t>
        </w:r>
      </w:ins>
      <w:ins w:author="Matthew Barbour" w:date="2017-09-09T07:56:42.5633386" w:id="1213442780">
        <w:r w:rsidRPr="2B6ED240" w:rsidR="6C19BC18">
          <w:rPr>
            <w:rFonts w:hAnsi="Calibri" w:eastAsia="" w:cs="Arial" w:hAnsiTheme="minorAscii" w:eastAsiaTheme="minorEastAsia" w:cstheme="minorBidi"/>
            <w:i w:val="0"/>
            <w:iCs w:val="0"/>
            <w:lang w:val="en-GB"/>
            <w:rPrChange w:author="Matthew Barbour" w:date="2017-09-11T10:02:50.4306625" w:id="1628477170">
              <w:rPr>
                <w:rFonts w:hAnsiTheme="minorHAnsi" w:eastAsiaTheme="minorEastAsia" w:cstheme="minorBidi"/>
                <w:lang w:val="en-GB"/>
              </w:rPr>
            </w:rPrChange>
          </w:rPr>
          <w:t xml:space="preserve">tter encapsulates the </w:t>
        </w:r>
      </w:ins>
      <w:ins w:author="Matthew Barbour" w:date="2017-09-09T07:58:43.9001658" w:id="1254931767">
        <w:r w:rsidRPr="2B6ED240" w:rsidR="12250FA4">
          <w:rPr>
            <w:rFonts w:hAnsi="Calibri" w:eastAsia="" w:cs="Arial" w:hAnsiTheme="minorAscii" w:eastAsiaTheme="minorEastAsia" w:cstheme="minorBidi"/>
            <w:i w:val="0"/>
            <w:iCs w:val="0"/>
            <w:lang w:val="en-GB"/>
            <w:rPrChange w:author="Matthew Barbour" w:date="2017-09-11T10:02:50.4306625" w:id="1119636339">
              <w:rPr>
                <w:rFonts w:hAnsiTheme="minorHAnsi" w:eastAsiaTheme="minorEastAsia" w:cstheme="minorBidi"/>
                <w:lang w:val="en-GB"/>
              </w:rPr>
            </w:rPrChange>
          </w:rPr>
          <w:t xml:space="preserve">complementary </w:t>
        </w:r>
      </w:ins>
      <w:ins w:author="Matthew Barbour" w:date="2017-09-09T07:56:42.5633386" w:id="1402029258">
        <w:r w:rsidRPr="2B6ED240" w:rsidR="6C19BC18">
          <w:rPr>
            <w:rFonts w:hAnsi="Calibri" w:eastAsia="" w:cs="Arial" w:hAnsiTheme="minorAscii" w:eastAsiaTheme="minorEastAsia" w:cstheme="minorBidi"/>
            <w:i w:val="0"/>
            <w:iCs w:val="0"/>
            <w:lang w:val="en-GB"/>
            <w:rPrChange w:author="Matthew Barbour" w:date="2017-09-11T10:02:50.4306625" w:id="1586895638">
              <w:rPr>
                <w:rFonts w:hAnsiTheme="minorHAnsi" w:eastAsiaTheme="minorEastAsia" w:cstheme="minorBidi"/>
                <w:lang w:val="en-GB"/>
              </w:rPr>
            </w:rPrChange>
          </w:rPr>
          <w:t xml:space="preserve">trait differences between species</w:t>
        </w:r>
      </w:ins>
      <w:ins w:author="Matthew Barbour" w:date="2017-09-09T07:57:42.7081203" w:id="631379366">
        <w:r w:rsidRPr="2B6ED240" w:rsidR="51734470">
          <w:rPr>
            <w:rFonts w:hAnsi="Calibri" w:eastAsia="" w:cs="Arial" w:hAnsiTheme="minorAscii" w:eastAsiaTheme="minorEastAsia" w:cstheme="minorBidi"/>
            <w:i w:val="0"/>
            <w:iCs w:val="0"/>
            <w:lang w:val="en-GB"/>
            <w:rPrChange w:author="Matthew Barbour" w:date="2017-09-11T10:02:50.4306625" w:id="2060792265">
              <w:rPr>
                <w:rFonts w:hAnsiTheme="minorHAnsi" w:eastAsiaTheme="minorEastAsia" w:cstheme="minorBidi"/>
                <w:lang w:val="en-GB"/>
              </w:rPr>
            </w:rPrChange>
          </w:rPr>
          <w:t xml:space="preserve"> in </w:t>
        </w:r>
        <w:r w:rsidRPr="2B6ED240" w:rsidR="51734470">
          <w:rPr>
            <w:rFonts w:hAnsi="Calibri" w:eastAsia="" w:cs="Arial" w:hAnsiTheme="minorAscii" w:eastAsiaTheme="minorEastAsia" w:cstheme="minorBidi"/>
            <w:i w:val="0"/>
            <w:iCs w:val="0"/>
            <w:lang w:val="en-GB"/>
            <w:rPrChange w:author="Matthew Barbour" w:date="2017-09-11T10:02:50.4306625" w:id="463544763">
              <w:rPr>
                <w:rFonts w:hAnsiTheme="minorHAnsi" w:eastAsiaTheme="minorEastAsia" w:cstheme="minorBidi"/>
                <w:lang w:val="en-GB"/>
              </w:rPr>
            </w:rPrChange>
          </w:rPr>
          <w:t xml:space="preserve">their</w:t>
        </w:r>
        <w:r w:rsidRPr="2B6ED240" w:rsidR="51734470">
          <w:rPr>
            <w:rFonts w:hAnsi="Calibri" w:eastAsia="" w:cs="Arial" w:hAnsiTheme="minorAscii" w:eastAsiaTheme="minorEastAsia" w:cstheme="minorBidi"/>
            <w:i w:val="0"/>
            <w:iCs w:val="0"/>
            <w:lang w:val="en-GB"/>
            <w:rPrChange w:author="Matthew Barbour" w:date="2017-09-11T10:02:50.4306625" w:id="1977915109">
              <w:rPr>
                <w:rFonts w:hAnsiTheme="minorHAnsi" w:eastAsiaTheme="minorEastAsia" w:cstheme="minorBidi"/>
                <w:lang w:val="en-GB"/>
              </w:rPr>
            </w:rPrChange>
          </w:rPr>
          <w:t xml:space="preserve"> ability to acquire different resources</w:t>
        </w:r>
      </w:ins>
      <w:ins w:author="Matthew Barbour" w:date="2017-09-09T07:58:43.9001658" w:id="567920842">
        <w:r w:rsidRPr="2B6ED240" w:rsidR="12250FA4">
          <w:rPr>
            <w:rFonts w:hAnsi="Calibri" w:eastAsia="" w:cs="Arial" w:hAnsiTheme="minorAscii" w:eastAsiaTheme="minorEastAsia" w:cstheme="minorBidi"/>
            <w:i w:val="0"/>
            <w:iCs w:val="0"/>
            <w:lang w:val="en-GB"/>
            <w:rPrChange w:author="Matthew Barbour" w:date="2017-09-11T10:02:50.4306625" w:id="618358302">
              <w:rPr>
                <w:rFonts w:hAnsiTheme="minorHAnsi" w:eastAsiaTheme="minorEastAsia" w:cstheme="minorBidi"/>
                <w:lang w:val="en-GB"/>
              </w:rPr>
            </w:rPrChange>
          </w:rPr>
          <w:t xml:space="preserve"> (</w:t>
        </w:r>
      </w:ins>
      <w:ins w:author="Matthew Barbour" w:date="2017-09-09T08:47:40.1077805" w:id="218764974">
        <w:r w:rsidRPr="2B6ED240" w:rsidR="20666858">
          <w:rPr>
            <w:rFonts w:hAnsi="Calibri" w:eastAsia="" w:cs="Arial" w:hAnsiTheme="minorAscii" w:eastAsiaTheme="minorEastAsia" w:cstheme="minorBidi"/>
            <w:i w:val="0"/>
            <w:iCs w:val="0"/>
            <w:lang w:val="en-GB"/>
            <w:rPrChange w:author="Matthew Barbour" w:date="2017-09-11T10:02:50.4306625" w:id="592704848">
              <w:rPr>
                <w:rFonts w:hAnsiTheme="minorHAnsi" w:eastAsiaTheme="minorEastAsia" w:cstheme="minorBidi"/>
                <w:lang w:val="en-GB"/>
              </w:rPr>
            </w:rPrChange>
          </w:rPr>
          <w:t xml:space="preserve">Tilman et al. 1997; Cadotte 2017</w:t>
        </w:r>
      </w:ins>
      <w:ins w:author="Matthew Barbour" w:date="2017-09-09T07:58:43.9001658" w:id="281340469">
        <w:r w:rsidRPr="2B6ED240" w:rsidR="12250FA4">
          <w:rPr>
            <w:rFonts w:hAnsi="Calibri" w:eastAsia="" w:cs="Arial" w:hAnsiTheme="minorAscii" w:eastAsiaTheme="minorEastAsia" w:cstheme="minorBidi"/>
            <w:i w:val="0"/>
            <w:iCs w:val="0"/>
            <w:lang w:val="en-GB"/>
            <w:rPrChange w:author="Matthew Barbour" w:date="2017-09-11T10:02:50.4306625" w:id="1402290932">
              <w:rPr>
                <w:rFonts w:hAnsiTheme="minorHAnsi" w:eastAsiaTheme="minorEastAsia" w:cstheme="minorBidi"/>
                <w:lang w:val="en-GB"/>
              </w:rPr>
            </w:rPrChange>
          </w:rPr>
          <w:t xml:space="preserve">)</w:t>
        </w:r>
      </w:ins>
      <w:ins w:author="Matthew Barbour" w:date="2017-09-09T07:56:42.5633386" w:id="1277585483">
        <w:r w:rsidRPr="2B6ED240" w:rsidR="6C19BC18">
          <w:rPr>
            <w:rFonts w:hAnsi="Calibri" w:eastAsia="" w:cs="Arial" w:hAnsiTheme="minorAscii" w:eastAsiaTheme="minorEastAsia" w:cstheme="minorBidi"/>
            <w:i w:val="0"/>
            <w:iCs w:val="0"/>
            <w:lang w:val="en-GB"/>
            <w:rPrChange w:author="Matthew Barbour" w:date="2017-09-11T10:02:50.4306625" w:id="1129321216">
              <w:rPr>
                <w:rFonts w:hAnsiTheme="minorHAnsi" w:eastAsiaTheme="minorEastAsia" w:cstheme="minorBidi"/>
                <w:lang w:val="en-GB"/>
              </w:rPr>
            </w:rPrChange>
          </w:rPr>
          <w:t xml:space="preserve">.</w:t>
        </w:r>
      </w:ins>
      <w:ins w:author="Matthew Barbour" w:date="2017-09-09T07:59:44.1525157" w:id="364062864">
        <w:r w:rsidRPr="2B6ED240" w:rsidR="01D72DD4">
          <w:rPr>
            <w:rFonts w:hAnsi="Calibri" w:eastAsia="" w:cs="Arial" w:hAnsiTheme="minorAscii" w:eastAsiaTheme="minorEastAsia" w:cstheme="minorBidi"/>
            <w:i w:val="0"/>
            <w:iCs w:val="0"/>
            <w:lang w:val="en-GB"/>
            <w:rPrChange w:author="Matthew Barbour" w:date="2017-09-11T10:02:50.4306625" w:id="265432785">
              <w:rPr>
                <w:rFonts w:hAnsiTheme="minorHAnsi" w:eastAsiaTheme="minorEastAsia" w:cstheme="minorBidi"/>
                <w:lang w:val="en-GB"/>
              </w:rPr>
            </w:rPrChange>
          </w:rPr>
          <w:t xml:space="preserve"> </w:t>
        </w:r>
      </w:ins>
      <w:ins w:author="Matthew Barbour" w:date="2017-09-09T09:09:44.1149517" w:id="131359431">
        <w:r w:rsidRPr="2B6ED240" w:rsidR="38D9BD93">
          <w:rPr>
            <w:rFonts w:hAnsi="Calibri" w:eastAsia="" w:cs="Arial" w:hAnsiTheme="minorAscii" w:eastAsiaTheme="minorEastAsia" w:cstheme="minorBidi"/>
            <w:i w:val="0"/>
            <w:iCs w:val="0"/>
            <w:lang w:val="en-GB"/>
            <w:rPrChange w:author="Matthew Barbour" w:date="2017-09-11T10:02:50.4306625" w:id="1289809064">
              <w:rPr>
                <w:rFonts w:hAnsiTheme="minorHAnsi" w:eastAsiaTheme="minorEastAsia" w:cstheme="minorBidi"/>
                <w:lang w:val="en-GB"/>
              </w:rPr>
            </w:rPrChange>
          </w:rPr>
          <w:t xml:space="preserve">Similarly, i</w:t>
        </w:r>
      </w:ins>
      <w:ins w:author="Matthew Barbour" w:date="2017-09-09T07:59:44.1525157" w:id="1134786253">
        <w:r w:rsidRPr="2B6ED240" w:rsidR="01D72DD4">
          <w:rPr>
            <w:rFonts w:hAnsi="Calibri" w:eastAsia="" w:cs="Arial" w:hAnsiTheme="minorAscii" w:eastAsiaTheme="minorEastAsia" w:cstheme="minorBidi"/>
            <w:i w:val="0"/>
            <w:iCs w:val="0"/>
            <w:lang w:val="en-GB"/>
            <w:rPrChange w:author="Matthew Barbour" w:date="2017-09-11T10:02:50.4306625" w:id="82954736">
              <w:rPr>
                <w:rFonts w:hAnsiTheme="minorHAnsi" w:eastAsiaTheme="minorEastAsia" w:cstheme="minorBidi"/>
                <w:lang w:val="en-GB"/>
              </w:rPr>
            </w:rPrChange>
          </w:rPr>
          <w:t xml:space="preserve">t has </w:t>
        </w:r>
        <w:r w:rsidRPr="2B6ED240" w:rsidR="01D72DD4">
          <w:rPr>
            <w:rFonts w:hAnsi="Calibri" w:eastAsia="" w:cs="Arial" w:hAnsiTheme="minorAscii" w:eastAsiaTheme="minorEastAsia" w:cstheme="minorBidi"/>
            <w:i w:val="0"/>
            <w:iCs w:val="0"/>
            <w:lang w:val="en-GB"/>
            <w:rPrChange w:author="Matthew Barbour" w:date="2017-09-11T10:02:50.4306625" w:id="1264122086">
              <w:rPr>
                <w:rFonts w:hAnsiTheme="minorHAnsi" w:eastAsiaTheme="minorEastAsia" w:cstheme="minorBidi"/>
                <w:lang w:val="en-GB"/>
              </w:rPr>
            </w:rPrChange>
          </w:rPr>
          <w:t xml:space="preserve">become clear over the years that a functional trait approach is critical for predicting </w:t>
        </w:r>
        <w:r w:rsidRPr="2B6ED240" w:rsidR="01D72DD4">
          <w:rPr>
            <w:rFonts w:hAnsi="Calibri" w:eastAsia="" w:cs="Arial" w:hAnsiTheme="minorAscii" w:eastAsiaTheme="minorEastAsia" w:cstheme="minorBidi"/>
            <w:i w:val="0"/>
            <w:iCs w:val="0"/>
            <w:lang w:val="en-GB"/>
            <w:rPrChange w:author="Matthew Barbour" w:date="2017-09-11T10:02:50.4306625" w:id="740529624">
              <w:rPr>
                <w:rFonts w:hAnsiTheme="minorHAnsi" w:eastAsiaTheme="minorEastAsia" w:cstheme="minorBidi"/>
                <w:lang w:val="en-GB"/>
              </w:rPr>
            </w:rPrChange>
          </w:rPr>
          <w:t xml:space="preserve">interactions </w:t>
        </w:r>
      </w:ins>
      <w:ins w:author="Matthew Barbour" w:date="2017-09-09T09:09:44.1149517" w:id="1005753731">
        <w:r w:rsidRPr="2B6ED240" w:rsidR="38D9BD93">
          <w:rPr>
            <w:rFonts w:hAnsi="Calibri" w:eastAsia="" w:cs="Arial" w:hAnsiTheme="minorAscii" w:eastAsiaTheme="minorEastAsia" w:cstheme="minorBidi"/>
            <w:i w:val="0"/>
            <w:iCs w:val="0"/>
            <w:lang w:val="en-GB"/>
            <w:rPrChange w:author="Matthew Barbour" w:date="2017-09-11T10:02:50.4306625" w:id="1561441856">
              <w:rPr>
                <w:rFonts w:hAnsiTheme="minorHAnsi" w:eastAsiaTheme="minorEastAsia" w:cstheme="minorBidi"/>
                <w:lang w:val="en-GB"/>
              </w:rPr>
            </w:rPrChange>
          </w:rPr>
          <w:t xml:space="preserve">between species at different trophic leve</w:t>
        </w:r>
      </w:ins>
      <w:ins w:author="Matthew Barbour" w:date="2017-09-09T09:10:44.7290281" w:id="648078488">
        <w:r w:rsidRPr="2B6ED240" w:rsidR="7B52B8BD">
          <w:rPr>
            <w:rFonts w:hAnsi="Calibri" w:eastAsia="" w:cs="Arial" w:hAnsiTheme="minorAscii" w:eastAsiaTheme="minorEastAsia" w:cstheme="minorBidi"/>
            <w:i w:val="0"/>
            <w:iCs w:val="0"/>
            <w:lang w:val="en-GB"/>
            <w:rPrChange w:author="Matthew Barbour" w:date="2017-09-11T10:02:50.4306625" w:id="18102134">
              <w:rPr>
                <w:rFonts w:hAnsiTheme="minorHAnsi" w:eastAsiaTheme="minorEastAsia" w:cstheme="minorBidi"/>
                <w:lang w:val="en-GB"/>
              </w:rPr>
            </w:rPrChange>
          </w:rPr>
          <w:t xml:space="preserve">ls</w:t>
        </w:r>
      </w:ins>
      <w:ins w:author="Matthew Barbour" w:date="2017-09-09T09:09:44.1149517" w:id="141400095">
        <w:r w:rsidRPr="2B6ED240" w:rsidR="38D9BD93">
          <w:rPr>
            <w:rFonts w:hAnsi="Calibri" w:eastAsia="" w:cs="Arial" w:hAnsiTheme="minorAscii" w:eastAsiaTheme="minorEastAsia" w:cstheme="minorBidi"/>
            <w:i w:val="0"/>
            <w:iCs w:val="0"/>
            <w:lang w:val="en-GB"/>
            <w:rPrChange w:author="Matthew Barbour" w:date="2017-09-11T10:02:50.4306625" w:id="732913806">
              <w:rPr>
                <w:rFonts w:hAnsiTheme="minorHAnsi" w:eastAsiaTheme="minorEastAsia" w:cstheme="minorBidi"/>
                <w:lang w:val="en-GB"/>
              </w:rPr>
            </w:rPrChange>
          </w:rPr>
          <w:t xml:space="preserve"> </w:t>
        </w:r>
      </w:ins>
      <w:ins w:author="Matthew Barbour" w:date="2017-09-09T07:59:44.1525157" w:id="593013576">
        <w:r w:rsidRPr="2B6ED240" w:rsidR="01D72DD4">
          <w:rPr>
            <w:rFonts w:hAnsi="Calibri" w:eastAsia="" w:cs="Arial" w:hAnsiTheme="minorAscii" w:eastAsiaTheme="minorEastAsia" w:cstheme="minorBidi"/>
            <w:i w:val="0"/>
            <w:iCs w:val="0"/>
            <w:lang w:val="en-GB"/>
            <w:rPrChange w:author="Matthew Barbour" w:date="2017-09-11T10:02:50.4306625" w:id="1074792331">
              <w:rPr>
                <w:rFonts w:hAnsiTheme="minorHAnsi" w:eastAsiaTheme="minorEastAsia" w:cstheme="minorBidi"/>
                <w:lang w:val="en-GB"/>
              </w:rPr>
            </w:rPrChange>
          </w:rPr>
          <w:t xml:space="preserve">(</w:t>
        </w:r>
      </w:ins>
      <w:ins w:author="Matthew Barbour" w:date="2017-09-09T09:16:48.0925941" w:id="158947414">
        <w:proofErr w:type="spellStart"/>
        <w:proofErr w:type="spellStart"/>
        <w:r w:rsidRPr="2B6ED240" w:rsidR="4C12A1F4">
          <w:rPr>
            <w:rFonts w:hAnsi="Calibri" w:eastAsia="" w:cs="Arial" w:hAnsiTheme="minorAscii" w:eastAsiaTheme="minorEastAsia" w:cstheme="minorBidi"/>
            <w:i w:val="0"/>
            <w:iCs w:val="0"/>
            <w:lang w:val="en-GB"/>
            <w:rPrChange w:author="Matthew Barbour" w:date="2017-09-11T10:02:50.4306625" w:id="517368196">
              <w:rPr>
                <w:rFonts w:hAnsiTheme="minorHAnsi" w:eastAsiaTheme="minorEastAsia" w:cstheme="minorBidi"/>
                <w:lang w:val="en-GB"/>
              </w:rPr>
            </w:rPrChange>
          </w:rPr>
          <w:t xml:space="preserve">Ings</w:t>
        </w:r>
        <w:proofErr w:type="spellEnd"/>
        <w:proofErr w:type="spellEnd"/>
        <w:r w:rsidRPr="2B6ED240" w:rsidR="4C12A1F4">
          <w:rPr>
            <w:rFonts w:hAnsi="Calibri" w:eastAsia="" w:cs="Arial" w:hAnsiTheme="minorAscii" w:eastAsiaTheme="minorEastAsia" w:cstheme="minorBidi"/>
            <w:i w:val="0"/>
            <w:iCs w:val="0"/>
            <w:lang w:val="en-GB"/>
            <w:rPrChange w:author="Matthew Barbour" w:date="2017-09-11T10:02:50.4306625" w:id="1011954848">
              <w:rPr>
                <w:rFonts w:hAnsiTheme="minorHAnsi" w:eastAsiaTheme="minorEastAsia" w:cstheme="minorBidi"/>
                <w:lang w:val="en-GB"/>
              </w:rPr>
            </w:rPrChange>
          </w:rPr>
          <w:t xml:space="preserve"> et al. 2008</w:t>
        </w:r>
      </w:ins>
      <w:ins w:author="Matthew Barbour" w:date="2017-09-09T07:59:44.1525157" w:id="1966136556">
        <w:r w:rsidRPr="2B6ED240" w:rsidR="01D72DD4">
          <w:rPr>
            <w:rFonts w:hAnsi="Calibri" w:eastAsia="" w:cs="Arial" w:hAnsiTheme="minorAscii" w:eastAsiaTheme="minorEastAsia" w:cstheme="minorBidi"/>
            <w:i w:val="0"/>
            <w:iCs w:val="0"/>
            <w:lang w:val="en-GB"/>
            <w:rPrChange w:author="Matthew Barbour" w:date="2017-09-11T10:02:50.4306625" w:id="1869715793">
              <w:rPr>
                <w:rFonts w:hAnsiTheme="minorHAnsi" w:eastAsiaTheme="minorEastAsia" w:cstheme="minorBidi"/>
                <w:lang w:val="en-GB"/>
              </w:rPr>
            </w:rPrChange>
          </w:rPr>
          <w:t xml:space="preserve">)</w:t>
        </w:r>
      </w:ins>
      <w:ins w:author="Matthew Barbour" w:date="2017-09-09T08:00:44.9619438" w:id="1912035290">
        <w:r w:rsidRPr="2B6ED240" w:rsidR="60E64374">
          <w:rPr>
            <w:rFonts w:hAnsi="Calibri" w:eastAsia="" w:cs="Arial" w:hAnsiTheme="minorAscii" w:eastAsiaTheme="minorEastAsia" w:cstheme="minorBidi"/>
            <w:i w:val="0"/>
            <w:iCs w:val="0"/>
            <w:lang w:val="en-GB"/>
            <w:rPrChange w:author="Matthew Barbour" w:date="2017-09-11T10:02:50.4306625" w:id="287862602">
              <w:rPr>
                <w:rFonts w:hAnsiTheme="minorHAnsi" w:eastAsiaTheme="minorEastAsia" w:cstheme="minorBidi"/>
                <w:lang w:val="en-GB"/>
              </w:rPr>
            </w:rPrChange>
          </w:rPr>
          <w:t xml:space="preserve">.</w:t>
        </w:r>
      </w:ins>
      <w:ins w:author="Matthew Barbour" w:date="2017-09-09T09:11:45.3255161" w:id="492407530">
        <w:r w:rsidRPr="2B6ED240" w:rsidR="76C7F6B4">
          <w:rPr>
            <w:rFonts w:hAnsi="Calibri" w:eastAsia="" w:cs="Arial" w:hAnsiTheme="minorAscii" w:eastAsiaTheme="minorEastAsia" w:cstheme="minorBidi"/>
            <w:i w:val="0"/>
            <w:iCs w:val="0"/>
            <w:lang w:val="en-GB"/>
            <w:rPrChange w:author="Matthew Barbour" w:date="2017-09-11T10:02:50.4306625" w:id="1118046441">
              <w:rPr/>
            </w:rPrChange>
          </w:rPr>
          <w:t xml:space="preserve"> </w:t>
        </w:r>
      </w:ins>
    </w:p>
    <w:p w:rsidRPr="00B11F54" w:rsidR="20682C4C" w:rsidDel="7B52B8BD" w:rsidP="39F52BCB" w:rsidRDefault="20682C4C" w14:paraId="0CE01485" w14:textId="44833163" w14:noSpellErr="1">
      <w:pPr>
        <w:jc w:val="both"/>
        <w:rPr>
          <w:del w:author="Matthew Barbour" w:date="2017-09-09T09:10:44.7290281" w:id="1329895675"/>
          <w:rFonts w:hAnsi="Calibri" w:eastAsia="" w:cs="Arial" w:hAnsiTheme="minorAscii" w:eastAsiaTheme="minorEastAsia" w:cstheme="minorBidi"/>
          <w:lang w:val="en-GB"/>
          <w:rPrChange w:author="Matthew Barbour" w:date="2017-09-09T07:07:31.3852014" w:id="319744248">
            <w:rPr/>
          </w:rPrChange>
        </w:rPr>
        <w:pPrChange w:author="Matthew Barbour" w:date="2017-09-09T07:07:31.3852014" w:id="1114001281">
          <w:pPr>
            <w:jc w:val="both"/>
          </w:pPr>
        </w:pPrChange>
      </w:pPr>
    </w:p>
    <w:p w:rsidRPr="00B11F54" w:rsidR="20682C4C" w:rsidDel="7B52B8BD" w:rsidP="42333D9D" w:rsidRDefault="20682C4C" w14:paraId="0FE5F310" w14:textId="73DCBED7" w14:noSpellErr="1">
      <w:pPr>
        <w:jc w:val="both"/>
        <w:rPr>
          <w:del w:author="Matthew Barbour" w:date="2017-09-09T09:10:44.7290281" w:id="321692009"/>
          <w:rFonts w:hAnsi="Calibri" w:eastAsia="" w:cs="Arial" w:hAnsiTheme="minorAscii" w:eastAsiaTheme="minorEastAsia" w:cstheme="minorBidi"/>
          <w:lang w:val="en-GB"/>
          <w:rPrChange w:author="Matthew Barbour" w:date="2017-09-09T07:03:30.0289501" w:id="1910648566">
            <w:rPr/>
          </w:rPrChange>
        </w:rPr>
        <w:pPrChange w:author="Matthew Barbour" w:date="2017-09-09T07:03:30.0289501" w:id="1114001281">
          <w:pPr>
            <w:jc w:val="both"/>
          </w:pPr>
        </w:pPrChange>
      </w:pPr>
    </w:p>
    <w:p w:rsidRPr="00B11F54" w:rsidR="20682C4C" w:rsidDel="303C656E" w:rsidP="1663E027" w:rsidRDefault="20682C4C" w14:paraId="2C15AF86" w14:textId="2FA77318">
      <w:pPr>
        <w:jc w:val="both"/>
        <w:rPr>
          <w:del w:author="Matthew Barbour" w:date="2017-09-09T06:56:45.4672448" w:id="804466967"/>
          <w:rFonts w:hAnsi="Calibri" w:eastAsia="" w:cs="Arial" w:hAnsiTheme="minorAscii" w:eastAsiaTheme="minorEastAsia" w:cstheme="minorBidi"/>
          <w:lang w:val="en-GB"/>
          <w:rPrChange w:author="Matthew Barbour" w:date="2017-09-09T06:37:19.0039709" w:id="102409359">
            <w:rPr/>
          </w:rPrChange>
        </w:rPr>
        <w:pPrChange w:author="Matthew Barbour" w:date="2017-09-09T06:37:19.0039709" w:id="1114001281">
          <w:pPr>
            <w:jc w:val="both"/>
          </w:pPr>
        </w:pPrChange>
      </w:pPr>
      <w:del w:author="Matthew Barbour" w:date="2017-09-09T06:56:45.4672448" w:id="962811014">
        <w:r w:rsidRPr="4811FBF5" w:rsidDel="303C656E" w:rsidR="2B4C6A0E">
          <w:rPr>
            <w:rFonts w:hAnsi="Calibri" w:eastAsia="" w:cs="Arial" w:hAnsiTheme="minorAscii" w:eastAsiaTheme="minorEastAsia" w:cstheme="minorBidi"/>
            <w:lang w:val="en-GB"/>
            <w:rPrChange w:author="Matthew Barbour" w:date="2017-09-04T12:42:48.912661" w:id="1721747681">
              <w:rPr>
                <w:rFonts w:hAnsiTheme="minorHAnsi" w:eastAsiaTheme="minorEastAsia" w:cstheme="minorBidi"/>
                <w:lang w:val="en-GB"/>
              </w:rPr>
            </w:rPrChange>
          </w:rPr>
          <w:delText xml:space="preserve">ann 1998, 2000; Stouffer and </w:delText>
        </w:r>
        <w:r w:rsidRPr="4811FBF5" w:rsidDel="303C656E" w:rsidR="2B4C6A0E">
          <w:rPr>
            <w:rFonts w:hAnsi="Calibri" w:eastAsia="" w:cs="Arial" w:hAnsiTheme="minorAscii" w:eastAsiaTheme="minorEastAsia" w:cstheme="minorBidi"/>
            <w:lang w:val="en-GB"/>
            <w:rPrChange w:author="Matthew Barbour" w:date="2017-09-04T12:42:48.912661" w:id="2092281490">
              <w:rPr>
                <w:rFonts w:hAnsiTheme="minorHAnsi" w:eastAsiaTheme="minorEastAsia" w:cstheme="minorBidi"/>
                <w:lang w:val="en-GB"/>
              </w:rPr>
            </w:rPrChange>
          </w:rPr>
          <w:delText xml:space="preserve">Bascompte</w:delText>
        </w:r>
        <w:r w:rsidRPr="4811FBF5" w:rsidDel="303C656E" w:rsidR="2B4C6A0E">
          <w:rPr>
            <w:rFonts w:hAnsi="Calibri" w:eastAsia="" w:cs="Arial" w:hAnsiTheme="minorAscii" w:eastAsiaTheme="minorEastAsia" w:cstheme="minorBidi"/>
            <w:lang w:val="en-GB"/>
            <w:rPrChange w:author="Matthew Barbour" w:date="2017-09-04T12:42:48.912661" w:id="1169650994">
              <w:rPr>
                <w:rFonts w:hAnsiTheme="minorHAnsi" w:eastAsiaTheme="minorEastAsia" w:cstheme="minorBidi"/>
                <w:lang w:val="en-GB"/>
              </w:rPr>
            </w:rPrChange>
          </w:rPr>
          <w:delText xml:space="preserve"> 2011). </w:delText>
        </w:r>
      </w:del>
    </w:p>
    <w:p w:rsidRPr="00B11F54" w:rsidR="20682C4C" w:rsidDel="382E6C7B" w:rsidP="2C4BFE93" w:rsidRDefault="20682C4C" w14:textId="5254C214" w14:paraId="01808FEC">
      <w:pPr>
        <w:jc w:val="both"/>
        <w:rPr>
          <w:del w:author="Matthew Barbour" w:date="2017-09-08T10:38:13.47842" w:id="671490946"/>
        </w:rPr>
        <w:pPrChange w:author="Matthew Barbour" w:date="2017-09-08T10:36:12.4595243" w:id="1114001281">
          <w:pPr>
            <w:jc w:val="both"/>
          </w:pPr>
        </w:pPrChange>
        <w:rPr>
          <w:rFonts w:hAnsi="Calibri" w:eastAsia="" w:cs="Arial" w:hAnsiTheme="minorAscii" w:eastAsiaTheme="minorEastAsia" w:cstheme="minorBidi"/>
          <w:lang w:val="en-GB"/>
          <w:rPrChange w:author="Matthew Barbour" w:date="2017-09-08T10:22:04.5714629" w:id="1484275645">
            <w:rPr/>
          </w:rPrChange>
        </w:rPr>
      </w:pPr>
      <w:ins w:author="Matthew Barbour" w:date="2017-09-08T10:18:01.854192" w:id="32968340"/>
      <w:ins w:author="Matthew Barbour" w:date="2017-09-08T10:18:01.854192" w:id="1793095384"/>
    </w:p>
    <w:p w:rsidRPr="00B11F54" w:rsidR="20682C4C" w:rsidDel="776646C1" w:rsidP="2E2440E5" w:rsidRDefault="20682C4C" w14:paraId="5CD55EF6" w14:textId="660C19B5">
      <w:pPr>
        <w:jc w:val="both"/>
        <w:rPr>
          <w:del w:author="Matthew Barbour" w:date="2017-09-08T10:31:10.3251855" w:id="1010762444"/>
          <w:rFonts w:hAnsi="Calibri" w:eastAsia="" w:cs="Arial" w:hAnsiTheme="minorAscii" w:eastAsiaTheme="minorEastAsia" w:cstheme="minorBidi"/>
          <w:lang w:val="en-GB"/>
          <w:rPrChange w:author="Matthew Barbour" w:date="2017-09-08T10:30:09.7472479" w:id="1040626146">
            <w:rPr/>
          </w:rPrChange>
        </w:rPr>
        <w:pPrChange w:author="Matthew Barbour" w:date="2017-09-08T10:30:09.7472479" w:id="1114001281">
          <w:pPr>
            <w:jc w:val="both"/>
          </w:pPr>
        </w:pPrChange>
      </w:pPr>
      <w:ins w:author="Matthew Barbour" w:date="2017-09-08T10:29:09.2370135" w:id="1915829269">
        <w:proofErr w:type="gramStart"/>
      </w:ins>
      <w:ins w:author="Matthew Barbour" w:date="2017-09-08T10:30:09.7472479" w:id="1372710606">
        <w:proofErr w:type="gramEnd"/>
      </w:ins>
    </w:p>
    <w:p w:rsidR="25220E93" w:rsidDel="7897CB18" w:rsidP="33E109A3" w:rsidRDefault="25220E93" w14:paraId="61FC16D5" w14:textId="1B785A90" w14:noSpellErr="1">
      <w:pPr>
        <w:jc w:val="both"/>
        <w:rPr>
          <w:del w:author="Matthew Barbour" w:date="2017-09-09T09:13:46.8920951" w:id="590200284"/>
          <w:rFonts w:hAnsi="Calibri" w:eastAsia="" w:cs="Arial" w:hAnsiTheme="minorAscii" w:eastAsiaTheme="minorEastAsia" w:cstheme="minorBidi"/>
          <w:lang w:val="en-GB"/>
          <w:rPrChange w:author="Matthew Barbour" w:date="2017-09-09T09:12:45.8324519" w:id="1432976026">
            <w:rPr/>
          </w:rPrChange>
        </w:rPr>
        <w:pPrChange w:author="Matthew Barbour" w:date="2017-09-09T09:12:45.8324519" w:id="2108159047">
          <w:pPr/>
        </w:pPrChange>
      </w:pPr>
      <w:ins w:author="Matthew Barbour" w:date="2017-09-08T10:27:07.4975332" w:id="1605526801">
        <w:proofErr w:type="gramStart"/>
      </w:ins>
      <w:ins w:author="Matthew Barbour" w:date="2017-09-08T10:27:07.4975332" w:id="682888635">
        <w:proofErr w:type="gramEnd"/>
      </w:ins>
      <w:proofErr w:type="spellStart"/>
      <w:proofErr w:type="spellEnd"/>
    </w:p>
    <w:p w:rsidR="382E6C7B" w:rsidDel="7B52B8BD" w:rsidP="303C656E" w:rsidRDefault="382E6C7B" w14:paraId="5A87618B" w14:textId="7BD3A681">
      <w:pPr>
        <w:jc w:val="both"/>
        <w:rPr>
          <w:del w:author="Matthew Barbour" w:date="2017-09-09T09:10:44.7290281" w:id="826050516"/>
          <w:rFonts w:hAnsi="Calibri" w:eastAsia="" w:cs="Arial" w:hAnsiTheme="minorAscii" w:eastAsiaTheme="minorEastAsia" w:cstheme="minorBidi"/>
          <w:lang w:val="en-GB"/>
          <w:rPrChange w:author="Matthew Barbour" w:date="2017-09-09T06:56:45.4672448" w:id="988236439">
            <w:rPr/>
          </w:rPrChange>
        </w:rPr>
        <w:pPrChange w:author="Matthew Barbour" w:date="2017-09-09T06:56:45.4672448" w:id="891080839">
          <w:pPr/>
        </w:pPrChange>
      </w:pPr>
    </w:p>
    <w:p w:rsidR="5D7DD4D8" w:rsidP="2B6ED240" w:rsidRDefault="5D7DD4D8" w14:paraId="753B82E4" w14:textId="1139E9A6">
      <w:pPr>
        <w:jc w:val="both"/>
        <w:rPr>
          <w:rFonts w:hAnsi="Calibri" w:eastAsia="" w:cs="Arial" w:hAnsiTheme="minorAscii" w:eastAsiaTheme="minorEastAsia" w:cstheme="minorBidi"/>
          <w:lang w:val="en-GB"/>
          <w:rPrChange w:author="Matthew Barbour" w:date="2017-09-11T10:02:50.4306625" w:id="1471925005">
            <w:rPr/>
          </w:rPrChange>
        </w:rPr>
        <w:pPrChange w:author="Matthew Barbour" w:date="2017-09-11T10:02:50.4306625" w:id="897719218">
          <w:pPr/>
        </w:pPrChange>
      </w:pPr>
      <w:ins w:author="Matthew Barbour" w:date="2017-09-09T09:12:45.8324519" w:id="1155905720">
        <w:proofErr w:type="spellStart"/>
      </w:ins>
      <w:ins w:author="Matthew Barbour" w:date="2017-09-09T09:12:45.8324519" w:id="1561812610">
        <w:proofErr w:type="spellEnd"/>
      </w:ins>
      <w:ins w:author="Matthew Barbour" w:date="2017-09-08T13:05:26.7222759" w:id="2050938369">
        <w:proofErr w:type="gramStart"/>
      </w:ins>
      <w:ins w:author="Matthew Barbour" w:date="2017-09-08T13:05:26.7222759" w:id="4008647">
        <w:proofErr w:type="gramEnd"/>
      </w:ins>
      <w:r>
        <w:rPr>
          <w:rStyle w:val="CommentReference"/>
        </w:rPr>
        <w:commentReference w:id="1537060970"/>
      </w:r>
    </w:p>
    <w:p w:rsidR="727B260A" w:rsidDel="0191E7CA" w:rsidP="79DC1180" w:rsidRDefault="727B260A" w14:paraId="440AB17C" w14:textId="67252CD9" w14:noSpellErr="1">
      <w:pPr>
        <w:jc w:val="both"/>
        <w:rPr>
          <w:del w:author="Matthew Barbour" w:date="2017-09-08T14:04:19.3723328" w:id="26339274"/>
          <w:rFonts w:ascii="Calibri Light" w:hAnsi="Calibri Light" w:eastAsia="Calibri Light" w:cs="Calibri Light" w:asciiTheme="majorAscii" w:hAnsiTheme="majorAscii" w:eastAsiaTheme="majorAscii" w:cstheme="majorAscii"/>
          <w:lang w:val="en-GB"/>
          <w:rPrChange w:author="Matthew Barbour" w:date="2017-09-08T13:30:40.1840345" w:id="1693093645">
            <w:rPr/>
          </w:rPrChange>
        </w:rPr>
        <w:pPrChange w:author="Matthew Barbour" w:date="2017-09-08T13:30:40.1840345" w:id="1810381959">
          <w:pPr/>
        </w:pPrChange>
      </w:pPr>
      <w:ins w:author="Matthew Barbour" w:date="2017-09-08T13:29:39.2588532" w:id="814772541">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429013201">
              <w:rPr/>
            </w:rPrChange>
          </w:rPr>
          <w:t xml:space="preserve">Heuristic Model of </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619542223">
              <w:rPr/>
            </w:rPrChange>
          </w:rPr>
          <w:t>D</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396260499">
              <w:rPr/>
            </w:rPrChange>
          </w:rPr>
          <w:t>i</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212063575">
              <w:rPr/>
            </w:rPrChange>
          </w:rPr>
          <w:t>v</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558109271">
              <w:rPr/>
            </w:rPrChange>
          </w:rPr>
          <w:t>e</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40078032">
              <w:rPr/>
            </w:rPrChange>
          </w:rPr>
          <w:t>r</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830498356">
              <w:rPr/>
            </w:rPrChange>
          </w:rPr>
          <w:t>s</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559675987">
              <w:rPr/>
            </w:rPrChange>
          </w:rPr>
          <w:t>i</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996241203">
              <w:rPr/>
            </w:rPrChange>
          </w:rPr>
          <w:t>t</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387366963">
              <w:rPr/>
            </w:rPrChange>
          </w:rPr>
          <w:t>y</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335274149">
              <w:rPr/>
            </w:rPrChange>
          </w:rPr>
          <w:t>-</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279958391">
              <w:rPr/>
            </w:rPrChange>
          </w:rPr>
          <w:t>S</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014589014">
              <w:rPr/>
            </w:rPrChange>
          </w:rPr>
          <w:t>t</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888921570">
              <w:rPr/>
            </w:rPrChange>
          </w:rPr>
          <w:t>r</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567861709">
              <w:rPr/>
            </w:rPrChange>
          </w:rPr>
          <w:t>u</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2144341413">
              <w:rPr/>
            </w:rPrChange>
          </w:rPr>
          <w:t>c</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067959770">
              <w:rPr/>
            </w:rPrChange>
          </w:rPr>
          <w:t>t</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627494251">
              <w:rPr/>
            </w:rPrChange>
          </w:rPr>
          <w:t>u</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123756235">
              <w:rPr/>
            </w:rPrChange>
          </w:rPr>
          <w:t>r</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979286406">
              <w:rPr/>
            </w:rPrChange>
          </w:rPr>
          <w:t>e</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390342110">
              <w:rPr/>
            </w:rPrChange>
          </w:rPr>
          <w:t xml:space="preserve"> </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362787922">
              <w:rPr/>
            </w:rPrChange>
          </w:rPr>
          <w:t>R</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981445892">
              <w:rPr/>
            </w:rPrChange>
          </w:rPr>
          <w:t>e</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542030840">
              <w:rPr/>
            </w:rPrChange>
          </w:rPr>
          <w:t>l</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938220481">
              <w:rPr/>
            </w:rPrChange>
          </w:rPr>
          <w:t>a</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907172067">
              <w:rPr/>
            </w:rPrChange>
          </w:rPr>
          <w:t>t</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824147843">
              <w:rPr/>
            </w:rPrChange>
          </w:rPr>
          <w:t>i</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253537622">
              <w:rPr/>
            </w:rPrChange>
          </w:rPr>
          <w:t>o</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574935267">
              <w:rPr/>
            </w:rPrChange>
          </w:rPr>
          <w:t>n</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598272621">
              <w:rPr/>
            </w:rPrChange>
          </w:rPr>
          <w:t>s</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361661246">
              <w:rPr/>
            </w:rPrChange>
          </w:rPr>
          <w:t>h</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1816740134">
              <w:rPr/>
            </w:rPrChange>
          </w:rPr>
          <w:t>i</w:t>
        </w:r>
        <w:r w:rsidRPr="3090713D" w:rsidR="3090713D">
          <w:rPr>
            <w:rFonts w:ascii="Calibri Light" w:hAnsi="Calibri Light" w:eastAsia="Calibri Light" w:cs="Calibri Light" w:asciiTheme="majorAscii" w:hAnsiTheme="majorAscii" w:eastAsiaTheme="majorAscii" w:cstheme="majorAscii"/>
            <w:color w:val="0070C0"/>
            <w:sz w:val="32"/>
            <w:szCs w:val="32"/>
            <w:lang w:val="en-GB"/>
            <w:rPrChange w:author="Matthew Barbour" w:date="2017-09-08T13:29:39.2588532" w:id="868927023">
              <w:rPr/>
            </w:rPrChange>
          </w:rPr>
          <w:t>p</w:t>
        </w:r>
      </w:ins>
      <w:commentRangeStart w:id="1352998740"/>
      <w:commentRangeEnd w:id="1352998740"/>
      <w:r>
        <w:rPr>
          <w:rStyle w:val="CommentReference"/>
        </w:rPr>
        <w:commentReference w:id="1352998740"/>
      </w:r>
    </w:p>
    <w:p w:rsidR="5D7DD4D8" w:rsidDel="31879F69" w:rsidP="0191E7CA" w:rsidRDefault="5D7DD4D8" w14:paraId="3E441EBB" w14:noSpellErr="1" w14:textId="094851BB">
      <w:pPr>
        <w:jc w:val="both"/>
        <w:rPr>
          <w:del w:author="Matthew Barbour" w:date="2017-09-08T14:39:10.4165908" w:id="468875723"/>
          <w:rFonts w:ascii="Calibri Light" w:hAnsi="Calibri Light" w:eastAsia="Calibri Light" w:cs="Calibri Light" w:asciiTheme="majorAscii" w:hAnsiTheme="majorAscii" w:eastAsiaTheme="majorAscii" w:cstheme="majorAscii"/>
          <w:lang w:val="en-GB"/>
          <w:rPrChange w:author="Matthew Barbour" w:date="2017-09-08T14:04:19.3723328" w:id="1044651707">
            <w:rPr/>
          </w:rPrChange>
        </w:rPr>
        <w:pPrChange w:author="Matthew Barbour" w:date="2017-09-08T14:04:19.3723328" w:id="897719218">
          <w:pPr/>
        </w:pPrChange>
      </w:pPr>
      <w:r>
        <w:rPr>
          <w:rStyle w:val="CommentReference"/>
        </w:rPr>
        <w:commentReference w:id="610447043"/>
      </w:r>
    </w:p>
    <w:p w:rsidR="5D7DD4D8" w:rsidDel="3FC6B2C9" w:rsidP="1EB6C977" w:rsidRDefault="5D7DD4D8" w14:paraId="54378C32" w14:textId="36A22446" w14:noSpellErr="1">
      <w:pPr>
        <w:pStyle w:val="Normal"/>
        <w:jc w:val="both"/>
        <w:rPr>
          <w:del w:author="Matthew Barbour" w:date="2017-09-08T13:08:28.6763293" w:id="588176183"/>
          <w:rFonts w:hAnsi="Calibri" w:eastAsia="" w:cs="Arial" w:hAnsiTheme="minorAscii" w:eastAsiaTheme="minorEastAsia" w:cstheme="minorBidi"/>
          <w:lang w:val="en-GB"/>
          <w:rPrChange w:author="Matthew Barbour" w:date="2017-09-08T13:06:27.7142768" w:id="1892251326">
            <w:rPr/>
          </w:rPrChange>
        </w:rPr>
        <w:pPrChange w:author="Matthew Barbour" w:date="2017-09-08T13:06:27.7142768" w:id="897719218">
          <w:pPr/>
        </w:pPrChange>
      </w:pPr>
    </w:p>
    <w:p w:rsidR="5D7DD4D8" w:rsidDel="4D6D4F12" w:rsidP="62AA1A78" w:rsidRDefault="5D7DD4D8" w14:paraId="4C6CDD7B" w14:textId="1BFDC4D0">
      <w:pPr>
        <w:pStyle w:val="Normal"/>
        <w:jc w:val="both"/>
        <w:rPr>
          <w:del w:author="Matthew Barbour" w:date="2017-09-08T13:03:26.4232508" w:id="158149667"/>
          <w:rFonts w:hAnsi="Calibri" w:eastAsia="" w:cs="Arial" w:hAnsiTheme="minorAscii" w:eastAsiaTheme="minorEastAsia" w:cstheme="minorBidi"/>
          <w:lang w:val="en-GB"/>
          <w:rPrChange w:author="Matthew Barbour" w:date="2017-09-08T13:02:26.0366045" w:id="860210098">
            <w:rPr/>
          </w:rPrChange>
        </w:rPr>
        <w:pPrChange w:author="Matthew Barbour" w:date="2017-09-08T13:02:26.0366045" w:id="897719218">
          <w:pPr/>
        </w:pPrChange>
      </w:pPr>
    </w:p>
    <w:p w:rsidRPr="00B11F54" w:rsidR="20682C4C" w:rsidDel="7897CB18" w:rsidP="31879F69" w:rsidRDefault="20682C4C" w14:paraId="072E208D" w14:noSpellErr="1" w14:textId="66BC7732">
      <w:pPr>
        <w:jc w:val="both"/>
        <w:rPr>
          <w:del w:author="Matthew Barbour" w:date="2017-09-09T09:13:46.8920951" w:id="805755627"/>
          <w:rFonts w:ascii="Calibri Light" w:hAnsi="Calibri Light" w:eastAsia="Calibri Light" w:cs="Calibri Light" w:asciiTheme="majorAscii" w:hAnsiTheme="majorAscii" w:eastAsiaTheme="majorAscii" w:cstheme="majorAscii"/>
          <w:lang w:val="en-GB"/>
          <w:rPrChange w:author="Matthew Barbour" w:date="2017-09-08T14:39:10.4165908" w:id="988900681">
            <w:rPr/>
          </w:rPrChange>
        </w:rPr>
        <w:rPr>
          <w:rFonts w:hAnsi="Calibri" w:eastAsia="" w:cs="Arial" w:hAnsiTheme="minorAscii" w:eastAsiaTheme="minorEastAsia" w:cstheme="minorBidi"/>
          <w:lang w:val="en-GB"/>
          <w:rPrChange w:author="Matthew Barbour" w:date="2017-09-08T09:59:11.035403" w:id="1135754722">
            <w:rPr/>
          </w:rPrChange>
        </w:rPr>
        <w:pPrChange w:author="Matthew Barbour" w:date="2017-09-08T14:39:10.4165908" w:id="1114001281">
          <w:pPr>
            <w:jc w:val="both"/>
          </w:pPr>
        </w:pPrChange>
      </w:pPr>
      <w:del w:author="Matthew Barbour" w:date="2017-09-08T13:08:28.6763293" w:id="699428282">
        <w:r w:rsidRPr="4811FBF5" w:rsidDel="3FC6B2C9">
          <w:rPr>
            <w:rFonts w:hAnsi="Calibri" w:eastAsia="" w:cs="Arial" w:hAnsiTheme="minorAscii" w:eastAsiaTheme="minorEastAsia" w:cstheme="minorBidi"/>
            <w:lang w:val="en-GB"/>
            <w:rPrChange w:author="Matthew Barbour" w:date="2017-09-04T12:42:48.912661" w:id="2104710838">
              <w:rPr>
                <w:rFonts w:hAnsiTheme="minorHAnsi" w:eastAsiaTheme="minorEastAsia" w:cstheme="minorBidi"/>
                <w:lang w:val="en-GB"/>
              </w:rPr>
            </w:rPrChange>
          </w:rPr>
          <w:delText xml:space="preserve"/>
        </w:r>
      </w:del>
      <w:del w:author="Matthew Barbour" w:date="2017-09-08T10:23:05.0302806" w:id="687335593">
        <w:r w:rsidRPr="4811FBF5" w:rsidDel="25220E93">
          <w:rPr>
            <w:rFonts w:hAnsi="Calibri" w:eastAsia="" w:cs="Arial" w:hAnsiTheme="minorAscii" w:eastAsiaTheme="minorEastAsia" w:cstheme="minorBidi"/>
            <w:lang w:val="en-GB"/>
            <w:rPrChange w:author="Matthew Barbour" w:date="2017-09-04T12:42:48.912661" w:id="1612350983">
              <w:rPr>
                <w:rFonts w:hAnsiTheme="minorHAnsi" w:eastAsiaTheme="minorEastAsia" w:cstheme="minorBidi"/>
                <w:lang w:val="en-GB"/>
              </w:rPr>
            </w:rPrChange>
          </w:rPr>
          <w:delText xml:space="preserve">This </w:delText>
        </w:r>
        <w:r w:rsidRPr="4811FBF5" w:rsidDel="25220E93" w:rsidR="0099169B">
          <w:rPr>
            <w:rFonts w:hAnsi="Calibri" w:eastAsia="" w:cs="Arial" w:hAnsiTheme="minorAscii" w:eastAsiaTheme="minorEastAsia" w:cstheme="minorBidi"/>
            <w:lang w:val="en-GB"/>
            <w:rPrChange w:author="Matthew Barbour" w:date="2017-09-04T12:42:48.912661" w:id="1796651953">
              <w:rPr>
                <w:rFonts w:hAnsiTheme="minorHAnsi" w:eastAsiaTheme="minorEastAsia" w:cstheme="minorBidi"/>
                <w:lang w:val="en-GB"/>
              </w:rPr>
            </w:rPrChange>
          </w:rPr>
          <w:delText>indicated that complex communities</w:delText>
        </w:r>
        <w:r w:rsidRPr="4811FBF5" w:rsidDel="25220E93">
          <w:rPr>
            <w:rFonts w:hAnsi="Calibri" w:eastAsia="" w:cs="Arial" w:hAnsiTheme="minorAscii" w:eastAsiaTheme="minorEastAsia" w:cstheme="minorBidi"/>
            <w:lang w:val="en-GB"/>
            <w:rPrChange w:author="Matthew Barbour" w:date="2017-09-04T12:42:48.912661" w:id="1894084105">
              <w:rPr>
                <w:rFonts w:hAnsiTheme="minorHAnsi" w:eastAsiaTheme="minorEastAsia" w:cstheme="minorBidi"/>
                <w:lang w:val="en-GB"/>
              </w:rPr>
            </w:rPrChange>
          </w:rPr>
          <w:delText xml:space="preserve"> have </w:delText>
        </w:r>
        <w:r w:rsidRPr="4811FBF5" w:rsidDel="25220E93" w:rsidR="0099169B">
          <w:rPr>
            <w:rFonts w:hAnsi="Calibri" w:eastAsia="" w:cs="Arial" w:hAnsiTheme="minorAscii" w:eastAsiaTheme="minorEastAsia" w:cstheme="minorBidi"/>
            <w:lang w:val="en-GB"/>
            <w:rPrChange w:author="Matthew Barbour" w:date="2017-09-04T12:42:48.912661" w:id="157742207">
              <w:rPr>
                <w:rFonts w:hAnsiTheme="minorHAnsi" w:eastAsiaTheme="minorEastAsia" w:cstheme="minorBidi"/>
                <w:lang w:val="en-GB"/>
              </w:rPr>
            </w:rPrChange>
          </w:rPr>
          <w:delText xml:space="preserve">a </w:delText>
        </w:r>
        <w:r w:rsidRPr="4811FBF5" w:rsidDel="25220E93">
          <w:rPr>
            <w:rFonts w:hAnsi="Calibri" w:eastAsia="" w:cs="Arial" w:hAnsiTheme="minorAscii" w:eastAsiaTheme="minorEastAsia" w:cstheme="minorBidi"/>
            <w:lang w:val="en-GB"/>
            <w:rPrChange w:author="Matthew Barbour" w:date="2017-09-04T12:42:48.912661" w:id="832612099">
              <w:rPr>
                <w:rFonts w:hAnsiTheme="minorHAnsi" w:eastAsiaTheme="minorEastAsia" w:cstheme="minorBidi"/>
                <w:lang w:val="en-GB"/>
              </w:rPr>
            </w:rPrChange>
          </w:rPr>
          <w:delText xml:space="preserve">higher capacity to be stable when encountering disturbance. This view is </w:delText>
        </w:r>
        <w:r w:rsidRPr="4811FBF5" w:rsidDel="25220E93">
          <w:rPr>
            <w:rFonts w:hAnsi="Calibri" w:eastAsia="" w:cs="Arial" w:hAnsiTheme="minorAscii" w:eastAsiaTheme="minorEastAsia" w:cstheme="minorBidi"/>
            <w:lang w:val="en-GB"/>
            <w:rPrChange w:author="Matthew Barbour" w:date="2017-09-04T12:42:48.912661" w:id="182648253">
              <w:rPr>
                <w:rFonts w:hAnsiTheme="minorHAnsi" w:eastAsiaTheme="minorEastAsia" w:cstheme="minorBidi"/>
                <w:lang w:val="en-GB"/>
              </w:rPr>
            </w:rPrChange>
          </w:rPr>
          <w:delText xml:space="preserve">similar</w:delText>
        </w:r>
      </w:del>
      <w:del w:author="Matthew Barbour" w:date="2017-09-08T10:23:05.0302806" w:id="69274622">
        <w:r w:rsidRPr="4811FBF5" w:rsidDel="25220E93">
          <w:rPr>
            <w:rFonts w:hAnsi="Calibri" w:eastAsia="" w:cs="Arial" w:hAnsiTheme="minorAscii" w:eastAsiaTheme="minorEastAsia" w:cstheme="minorBidi"/>
            <w:lang w:val="en-GB"/>
            <w:rPrChange w:author="Matthew Barbour" w:date="2017-09-04T12:42:48.912661" w:id="1337509821">
              <w:rPr>
                <w:rFonts w:hAnsiTheme="minorHAnsi" w:eastAsiaTheme="minorEastAsia" w:cstheme="minorBidi"/>
                <w:lang w:val="en-GB"/>
              </w:rPr>
            </w:rPrChange>
          </w:rPr>
          <w:delText xml:space="preserve"> to what Robert MacArthur proposed in 1955, that a given stability can be achieved by either </w:delText>
        </w:r>
        <w:r w:rsidRPr="4811FBF5" w:rsidDel="25220E93" w:rsidR="0099169B">
          <w:rPr>
            <w:rFonts w:hAnsi="Calibri" w:eastAsia="" w:cs="Arial" w:hAnsiTheme="minorAscii" w:eastAsiaTheme="minorEastAsia" w:cstheme="minorBidi"/>
            <w:lang w:val="en-GB"/>
            <w:rPrChange w:author="Matthew Barbour" w:date="2017-09-04T12:42:48.912661" w:id="1533157324">
              <w:rPr>
                <w:rFonts w:hAnsiTheme="minorHAnsi" w:eastAsiaTheme="minorEastAsia" w:cstheme="minorBidi"/>
                <w:lang w:val="en-GB"/>
              </w:rPr>
            </w:rPrChange>
          </w:rPr>
          <w:delText xml:space="preserve">increasing </w:delText>
        </w:r>
        <w:r w:rsidRPr="4811FBF5" w:rsidDel="25220E93">
          <w:rPr>
            <w:rFonts w:hAnsi="Calibri" w:eastAsia="" w:cs="Arial" w:hAnsiTheme="minorAscii" w:eastAsiaTheme="minorEastAsia" w:cstheme="minorBidi"/>
            <w:lang w:val="en-GB"/>
            <w:rPrChange w:author="Matthew Barbour" w:date="2017-09-04T12:42:48.912661" w:id="1231862840">
              <w:rPr>
                <w:rFonts w:hAnsiTheme="minorHAnsi" w:eastAsiaTheme="minorEastAsia" w:cstheme="minorBidi"/>
                <w:lang w:val="en-GB"/>
              </w:rPr>
            </w:rPrChange>
          </w:rPr>
          <w:delText xml:space="preserve">the food links for a species or </w:delText>
        </w:r>
        <w:r w:rsidRPr="4811FBF5" w:rsidDel="25220E93" w:rsidR="0099169B">
          <w:rPr>
            <w:rFonts w:hAnsi="Calibri" w:eastAsia="" w:cs="Arial" w:hAnsiTheme="minorAscii" w:eastAsiaTheme="minorEastAsia" w:cstheme="minorBidi"/>
            <w:lang w:val="en-GB"/>
            <w:rPrChange w:author="Matthew Barbour" w:date="2017-09-04T12:42:48.912661" w:id="411946725">
              <w:rPr>
                <w:rFonts w:hAnsiTheme="minorHAnsi" w:eastAsiaTheme="minorEastAsia" w:cstheme="minorBidi"/>
                <w:lang w:val="en-GB"/>
              </w:rPr>
            </w:rPrChange>
          </w:rPr>
          <w:delText xml:space="preserve">increasing </w:delText>
        </w:r>
        <w:r w:rsidRPr="4811FBF5" w:rsidDel="25220E93">
          <w:rPr>
            <w:rFonts w:hAnsi="Calibri" w:eastAsia="" w:cs="Arial" w:hAnsiTheme="minorAscii" w:eastAsiaTheme="minorEastAsia" w:cstheme="minorBidi"/>
            <w:lang w:val="en-GB"/>
            <w:rPrChange w:author="Matthew Barbour" w:date="2017-09-04T12:42:48.912661" w:id="328658986">
              <w:rPr>
                <w:rFonts w:hAnsiTheme="minorHAnsi" w:eastAsiaTheme="minorEastAsia" w:cstheme="minorBidi"/>
                <w:lang w:val="en-GB"/>
              </w:rPr>
            </w:rPrChange>
          </w:rPr>
          <w:delText>the n</w:delText>
        </w:r>
        <w:r w:rsidRPr="4811FBF5" w:rsidDel="25220E93" w:rsidR="0099169B">
          <w:rPr>
            <w:rFonts w:hAnsi="Calibri" w:eastAsia="" w:cs="Arial" w:hAnsiTheme="minorAscii" w:eastAsiaTheme="minorEastAsia" w:cstheme="minorBidi"/>
            <w:lang w:val="en-GB"/>
            <w:rPrChange w:author="Matthew Barbour" w:date="2017-09-04T12:42:48.912661" w:id="627675348">
              <w:rPr>
                <w:rFonts w:hAnsiTheme="minorHAnsi" w:eastAsiaTheme="minorEastAsia" w:cstheme="minorBidi"/>
                <w:lang w:val="en-GB"/>
              </w:rPr>
            </w:rPrChange>
          </w:rPr>
          <w:delText>umber of species in a community.</w:delText>
        </w:r>
        <w:r w:rsidRPr="4811FBF5" w:rsidDel="25220E93">
          <w:rPr>
            <w:rFonts w:hAnsi="Calibri" w:eastAsia="" w:cs="Arial" w:hAnsiTheme="minorAscii" w:eastAsiaTheme="minorEastAsia" w:cstheme="minorBidi"/>
            <w:lang w:val="en-GB"/>
            <w:rPrChange w:author="Matthew Barbour" w:date="2017-09-04T12:42:48.912661" w:id="1398134577">
              <w:rPr>
                <w:rFonts w:hAnsiTheme="minorHAnsi" w:eastAsiaTheme="minorEastAsia" w:cstheme="minorBidi"/>
                <w:lang w:val="en-GB"/>
              </w:rPr>
            </w:rPrChange>
          </w:rPr>
          <w:delText xml:space="preserve"> </w:delText>
        </w:r>
        <w:r w:rsidRPr="4811FBF5" w:rsidDel="25220E93" w:rsidR="0099169B">
          <w:rPr>
            <w:rFonts w:hAnsi="Calibri" w:eastAsia="" w:cs="Arial" w:hAnsiTheme="minorAscii" w:eastAsiaTheme="minorEastAsia" w:cstheme="minorBidi"/>
            <w:lang w:val="en-GB"/>
            <w:rPrChange w:author="Matthew Barbour" w:date="2017-09-04T12:42:48.912661" w:id="744998728">
              <w:rPr>
                <w:rFonts w:hAnsiTheme="minorHAnsi" w:eastAsiaTheme="minorEastAsia" w:cstheme="minorBidi"/>
                <w:lang w:val="en-GB"/>
              </w:rPr>
            </w:rPrChange>
          </w:rPr>
          <w:delText xml:space="preserve">Indeed, by </w:delText>
        </w:r>
        <w:r w:rsidRPr="4811FBF5" w:rsidDel="25220E93" w:rsidR="4C632C41">
          <w:rPr>
            <w:rFonts w:hAnsi="Calibri" w:eastAsia="" w:cs="Arial" w:hAnsiTheme="minorAscii" w:eastAsiaTheme="minorEastAsia" w:cstheme="minorBidi"/>
            <w:lang w:val="en-GB"/>
            <w:rPrChange w:author="Matthew Barbour" w:date="2017-09-04T12:42:48.912661" w:id="1326465459">
              <w:rPr>
                <w:rFonts w:hAnsiTheme="minorHAnsi" w:eastAsiaTheme="minorEastAsia" w:cstheme="minorBidi"/>
                <w:lang w:val="en-GB"/>
              </w:rPr>
            </w:rPrChange>
          </w:rPr>
          <w:delText>increasing</w:delText>
        </w:r>
        <w:r w:rsidRPr="4811FBF5" w:rsidDel="25220E93">
          <w:rPr>
            <w:rFonts w:hAnsi="Calibri" w:eastAsia="" w:cs="Arial" w:hAnsiTheme="minorAscii" w:eastAsiaTheme="minorEastAsia" w:cstheme="minorBidi"/>
            <w:lang w:val="en-GB"/>
            <w:rPrChange w:author="Matthew Barbour" w:date="2017-09-04T12:42:48.912661" w:id="1367365968">
              <w:rPr>
                <w:rFonts w:hAnsiTheme="minorHAnsi" w:eastAsiaTheme="minorEastAsia" w:cstheme="minorBidi"/>
                <w:lang w:val="en-GB"/>
              </w:rPr>
            </w:rPrChange>
          </w:rPr>
          <w:delText xml:space="preserve"> </w:delText>
        </w:r>
        <w:r w:rsidRPr="4811FBF5" w:rsidDel="25220E93" w:rsidR="0B847557">
          <w:rPr>
            <w:rFonts w:hAnsi="Calibri" w:eastAsia="" w:cs="Arial" w:hAnsiTheme="minorAscii" w:eastAsiaTheme="minorEastAsia" w:cstheme="minorBidi"/>
            <w:lang w:val="en-GB"/>
            <w:rPrChange w:author="Matthew Barbour" w:date="2017-09-04T12:42:48.912661" w:id="26659717">
              <w:rPr>
                <w:rFonts w:hAnsiTheme="minorHAnsi" w:eastAsiaTheme="minorEastAsia" w:cstheme="minorBidi"/>
                <w:lang w:val="en-GB"/>
              </w:rPr>
            </w:rPrChange>
          </w:rPr>
          <w:delText xml:space="preserve">the </w:delText>
        </w:r>
        <w:r w:rsidRPr="4811FBF5" w:rsidDel="25220E93" w:rsidR="0099169B">
          <w:rPr>
            <w:rFonts w:hAnsi="Calibri" w:eastAsia="" w:cs="Arial" w:hAnsiTheme="minorAscii" w:eastAsiaTheme="minorEastAsia" w:cstheme="minorBidi"/>
            <w:lang w:val="en-GB"/>
            <w:rPrChange w:author="Matthew Barbour" w:date="2017-09-04T12:42:48.912661" w:id="85653371">
              <w:rPr>
                <w:rFonts w:hAnsiTheme="minorHAnsi" w:eastAsiaTheme="minorEastAsia" w:cstheme="minorBidi"/>
                <w:lang w:val="en-GB"/>
              </w:rPr>
            </w:rPrChange>
          </w:rPr>
          <w:delText>connections</w:delText>
        </w:r>
        <w:r w:rsidRPr="4811FBF5" w:rsidDel="25220E93">
          <w:rPr>
            <w:rFonts w:hAnsi="Calibri" w:eastAsia="" w:cs="Arial" w:hAnsiTheme="minorAscii" w:eastAsiaTheme="minorEastAsia" w:cstheme="minorBidi"/>
            <w:lang w:val="en-GB"/>
            <w:rPrChange w:author="Matthew Barbour" w:date="2017-09-04T12:42:48.912661" w:id="151422976">
              <w:rPr>
                <w:rFonts w:hAnsiTheme="minorHAnsi" w:eastAsiaTheme="minorEastAsia" w:cstheme="minorBidi"/>
                <w:lang w:val="en-GB"/>
              </w:rPr>
            </w:rPrChange>
          </w:rPr>
          <w:delText xml:space="preserve"> between species</w:delText>
        </w:r>
        <w:r w:rsidRPr="4811FBF5" w:rsidDel="25220E93" w:rsidR="0099169B">
          <w:rPr>
            <w:rFonts w:hAnsi="Calibri" w:eastAsia="" w:cs="Arial" w:hAnsiTheme="minorAscii" w:eastAsiaTheme="minorEastAsia" w:cstheme="minorBidi"/>
            <w:lang w:val="en-GB"/>
            <w:rPrChange w:author="Matthew Barbour" w:date="2017-09-04T12:42:48.912661" w:id="2123721509">
              <w:rPr>
                <w:rFonts w:hAnsiTheme="minorHAnsi" w:eastAsiaTheme="minorEastAsia" w:cstheme="minorBidi"/>
                <w:lang w:val="en-GB"/>
              </w:rPr>
            </w:rPrChange>
          </w:rPr>
          <w:delText>, communities</w:delText>
        </w:r>
        <w:r w:rsidRPr="4811FBF5" w:rsidDel="25220E93">
          <w:rPr>
            <w:rFonts w:hAnsi="Calibri" w:eastAsia="" w:cs="Arial" w:hAnsiTheme="minorAscii" w:eastAsiaTheme="minorEastAsia" w:cstheme="minorBidi"/>
            <w:lang w:val="en-GB"/>
            <w:rPrChange w:author="Matthew Barbour" w:date="2017-09-04T12:42:48.912661" w:id="1804117967">
              <w:rPr>
                <w:rFonts w:hAnsiTheme="minorHAnsi" w:eastAsiaTheme="minorEastAsia" w:cstheme="minorBidi"/>
                <w:lang w:val="en-GB"/>
              </w:rPr>
            </w:rPrChange>
          </w:rPr>
          <w:delText xml:space="preserve"> </w:delText>
        </w:r>
        <w:r w:rsidRPr="4811FBF5" w:rsidDel="25220E93" w:rsidR="0B847557">
          <w:rPr>
            <w:rFonts w:hAnsi="Calibri" w:eastAsia="" w:cs="Arial" w:hAnsiTheme="minorAscii" w:eastAsiaTheme="minorEastAsia" w:cstheme="minorBidi"/>
            <w:lang w:val="en-GB"/>
            <w:rPrChange w:author="Matthew Barbour" w:date="2017-09-04T12:42:48.912661" w:id="1049370931">
              <w:rPr>
                <w:rFonts w:hAnsiTheme="minorHAnsi" w:eastAsiaTheme="minorEastAsia" w:cstheme="minorBidi"/>
                <w:lang w:val="en-GB"/>
              </w:rPr>
            </w:rPrChange>
          </w:rPr>
          <w:delText xml:space="preserve">could </w:delText>
        </w:r>
        <w:r w:rsidRPr="4811FBF5" w:rsidDel="25220E93" w:rsidR="0099169B">
          <w:rPr>
            <w:rFonts w:hAnsi="Calibri" w:eastAsia="" w:cs="Arial" w:hAnsiTheme="minorAscii" w:eastAsiaTheme="minorEastAsia" w:cstheme="minorBidi"/>
            <w:lang w:val="en-GB"/>
            <w:rPrChange w:author="Matthew Barbour" w:date="2017-09-04T12:42:48.912661" w:id="1180152381">
              <w:rPr>
                <w:rFonts w:hAnsiTheme="minorHAnsi" w:eastAsiaTheme="minorEastAsia" w:cstheme="minorBidi"/>
                <w:lang w:val="en-GB"/>
              </w:rPr>
            </w:rPrChange>
          </w:rPr>
          <w:delText>become</w:delText>
        </w:r>
        <w:r w:rsidRPr="4811FBF5" w:rsidDel="25220E93" w:rsidR="0B847557">
          <w:rPr>
            <w:rFonts w:hAnsi="Calibri" w:eastAsia="" w:cs="Arial" w:hAnsiTheme="minorAscii" w:eastAsiaTheme="minorEastAsia" w:cstheme="minorBidi"/>
            <w:lang w:val="en-GB"/>
            <w:rPrChange w:author="Matthew Barbour" w:date="2017-09-04T12:42:48.912661" w:id="1109412479">
              <w:rPr>
                <w:rFonts w:hAnsiTheme="minorHAnsi" w:eastAsiaTheme="minorEastAsia" w:cstheme="minorBidi"/>
                <w:lang w:val="en-GB"/>
              </w:rPr>
            </w:rPrChange>
          </w:rPr>
          <w:delText xml:space="preserve"> more stable </w:delText>
        </w:r>
        <w:r w:rsidRPr="4811FBF5" w:rsidDel="25220E93" w:rsidR="16DF04C5">
          <w:rPr>
            <w:rFonts w:hAnsi="Calibri" w:eastAsia="" w:cs="Arial" w:hAnsiTheme="minorAscii" w:eastAsiaTheme="minorEastAsia" w:cstheme="minorBidi"/>
            <w:lang w:val="en-GB"/>
            <w:rPrChange w:author="Matthew Barbour" w:date="2017-09-04T12:42:48.912661" w:id="1381402305">
              <w:rPr>
                <w:rFonts w:hAnsiTheme="minorHAnsi" w:eastAsiaTheme="minorEastAsia" w:cstheme="minorBidi"/>
                <w:lang w:val="en-GB"/>
              </w:rPr>
            </w:rPrChange>
          </w:rPr>
          <w:delText>(Robert MacArthur, 1955)</w:delText>
        </w:r>
        <w:r w:rsidRPr="4811FBF5" w:rsidDel="25220E93">
          <w:rPr>
            <w:rFonts w:hAnsi="Calibri" w:eastAsia="" w:cs="Arial" w:hAnsiTheme="minorAscii" w:eastAsiaTheme="minorEastAsia" w:cstheme="minorBidi"/>
            <w:lang w:val="en-GB"/>
            <w:rPrChange w:author="Matthew Barbour" w:date="2017-09-04T12:42:48.912661" w:id="1989370583">
              <w:rPr>
                <w:rFonts w:hAnsiTheme="minorHAnsi" w:eastAsiaTheme="minorEastAsia" w:cstheme="minorBidi"/>
                <w:lang w:val="en-GB"/>
              </w:rPr>
            </w:rPrChange>
          </w:rPr>
          <w:delText>.</w:delText>
        </w:r>
      </w:del>
      <w:del w:author="Matthew Barbour" w:date="2017-09-08T14:39:10.4165908" w:id="155705392">
        <w:r w:rsidDel="31879F69">
          <w:rPr>
            <w:rStyle w:val="CommentReference"/>
          </w:rPr>
        </w:r>
      </w:del>
    </w:p>
    <w:p w:rsidRPr="00B11F54" w:rsidR="20682C4C" w:rsidDel="25220E93" w:rsidP="08B12753" w:rsidRDefault="7994C7C1" w14:paraId="74055551" w14:textId="31FB086B">
      <w:pPr>
        <w:jc w:val="both"/>
        <w:rPr>
          <w:del w:author="Matthew Barbour" w:date="2017-09-08T10:23:05.0302806" w:id="338432098"/>
          <w:rFonts w:hAnsi="Calibri" w:eastAsia="" w:cs="Arial" w:hAnsiTheme="minorAscii" w:eastAsiaTheme="minorEastAsia" w:cstheme="minorBidi"/>
          <w:sz w:val="24"/>
          <w:szCs w:val="24"/>
          <w:lang w:val="en-GB"/>
          <w:rPrChange w:author="Matthew Barbour" w:date="2017-09-08T08:31:35.0083337" w:id="692511551">
            <w:rPr/>
          </w:rPrChange>
        </w:rPr>
        <w:pPrChange w:author="Matthew Barbour" w:date="2017-09-08T08:31:35.0083337" w:id="1909702147">
          <w:pPr>
            <w:jc w:val="both"/>
          </w:pPr>
        </w:pPrChange>
      </w:pPr>
      <w:del w:author="Matthew Barbour" w:date="2017-09-08T10:23:05.0302806" w:id="1690484879">
        <w:r w:rsidRPr="09865DFD" w:rsidDel="25220E93">
          <w:rPr>
            <w:rFonts w:hAnsi="Calibri" w:eastAsia="" w:cs="Arial" w:hAnsiTheme="minorAscii" w:eastAsiaTheme="minorEastAsia" w:cstheme="minorBidi"/>
            <w:lang w:val="en-GB"/>
            <w:rPrChange w:author="Matthew Barbour" w:date="2017-09-04T12:45:15.3048321" w:id="159800829">
              <w:rPr>
                <w:rFonts w:hAnsiTheme="minorHAnsi" w:eastAsiaTheme="minorEastAsia" w:cstheme="minorBidi"/>
                <w:lang w:val="en-GB"/>
              </w:rPr>
            </w:rPrChange>
          </w:rPr>
          <w:delText xml:space="preserve">This</w:delText>
        </w:r>
      </w:del>
      <w:del w:author="Matthew Barbour" w:date="2017-09-08T10:23:05.0302806" w:id="691137321">
        <w:r w:rsidRPr="09865DFD" w:rsidDel="25220E93">
          <w:rPr>
            <w:rFonts w:hAnsi="Calibri" w:eastAsia="" w:cs="Arial" w:hAnsiTheme="minorAscii" w:eastAsiaTheme="minorEastAsia" w:cstheme="minorBidi"/>
            <w:lang w:val="en-GB"/>
            <w:rPrChange w:author="Matthew Barbour" w:date="2017-09-04T12:45:15.3048321" w:id="392221025">
              <w:rPr>
                <w:rFonts w:hAnsiTheme="minorHAnsi" w:eastAsiaTheme="minorEastAsia" w:cstheme="minorBidi"/>
                <w:lang w:val="en-GB"/>
              </w:rPr>
            </w:rPrChange>
          </w:rPr>
          <w:delText xml:space="preserve"> view was partly supported but also challenged </w:delText>
        </w:r>
        <w:r w:rsidRPr="09865DFD" w:rsidDel="25220E93" w:rsidR="00F33737">
          <w:rPr>
            <w:rFonts w:hAnsi="Calibri" w:eastAsia="" w:cs="Arial" w:hAnsiTheme="minorAscii" w:eastAsiaTheme="minorEastAsia" w:cstheme="minorBidi"/>
            <w:lang w:val="en-GB"/>
            <w:rPrChange w:author="Matthew Barbour" w:date="2017-09-04T12:45:15.3048321" w:id="2084634958">
              <w:rPr>
                <w:rFonts w:hAnsiTheme="minorHAnsi" w:eastAsiaTheme="minorEastAsia" w:cstheme="minorBidi"/>
                <w:lang w:val="en-GB"/>
              </w:rPr>
            </w:rPrChange>
          </w:rPr>
          <w:delText>later</w:delText>
        </w:r>
        <w:r w:rsidRPr="09865DFD" w:rsidDel="25220E93">
          <w:rPr>
            <w:rFonts w:hAnsi="Calibri" w:eastAsia="" w:cs="Arial" w:hAnsiTheme="minorAscii" w:eastAsiaTheme="minorEastAsia" w:cstheme="minorBidi"/>
            <w:lang w:val="en-GB"/>
            <w:rPrChange w:author="Matthew Barbour" w:date="2017-09-04T12:45:15.3048321" w:id="231073464">
              <w:rPr>
                <w:rFonts w:hAnsiTheme="minorHAnsi" w:eastAsiaTheme="minorEastAsia" w:cstheme="minorBidi"/>
                <w:lang w:val="en-GB"/>
              </w:rPr>
            </w:rPrChange>
          </w:rPr>
          <w:delText>. In 1970, Mark R. Gard</w:delText>
        </w:r>
        <w:r w:rsidRPr="09865DFD" w:rsidDel="25220E93" w:rsidR="00B20FAB">
          <w:rPr>
            <w:rFonts w:hAnsi="Calibri" w:eastAsia="" w:cs="Arial" w:hAnsiTheme="minorAscii" w:eastAsiaTheme="minorEastAsia" w:cstheme="minorBidi"/>
            <w:lang w:val="en-GB"/>
            <w:rPrChange w:author="Matthew Barbour" w:date="2017-09-04T12:45:15.3048321" w:id="836650859">
              <w:rPr>
                <w:rFonts w:hAnsiTheme="minorHAnsi" w:eastAsiaTheme="minorEastAsia" w:cstheme="minorBidi"/>
                <w:lang w:val="en-GB"/>
              </w:rPr>
            </w:rPrChange>
          </w:rPr>
          <w:delText>n</w:delText>
        </w:r>
        <w:r w:rsidRPr="09865DFD" w:rsidDel="25220E93">
          <w:rPr>
            <w:rFonts w:hAnsi="Calibri" w:eastAsia="" w:cs="Arial" w:hAnsiTheme="minorAscii" w:eastAsiaTheme="minorEastAsia" w:cstheme="minorBidi"/>
            <w:lang w:val="en-GB"/>
            <w:rPrChange w:author="Matthew Barbour" w:date="2017-09-04T12:45:15.3048321" w:id="353920880">
              <w:rPr>
                <w:rFonts w:hAnsiTheme="minorHAnsi" w:eastAsiaTheme="minorEastAsia" w:cstheme="minorBidi"/>
                <w:lang w:val="en-GB"/>
              </w:rPr>
            </w:rPrChange>
          </w:rPr>
          <w:delText xml:space="preserve">er and W. Ross Ashby used a 10-species model to propose that the stability of a system depends on the average </w:delText>
        </w:r>
      </w:del>
      <w:proofErr w:type="spellStart"/>
      <w:del w:author="Matthew Barbour" w:date="2017-09-08T10:23:05.0302806" w:id="700074890">
        <w:r w:rsidRPr="09865DFD" w:rsidDel="25220E93">
          <w:rPr>
            <w:rFonts w:hAnsi="Calibri" w:eastAsia="" w:cs="Arial" w:hAnsiTheme="minorAscii" w:eastAsiaTheme="minorEastAsia" w:cstheme="minorBidi"/>
            <w:lang w:val="en-GB"/>
            <w:rPrChange w:author="Matthew Barbour" w:date="2017-09-04T12:45:15.3048321" w:id="2009628752">
              <w:rPr>
                <w:rFonts w:hAnsiTheme="minorHAnsi" w:eastAsiaTheme="minorEastAsia" w:cstheme="minorBidi"/>
                <w:lang w:val="en-GB"/>
              </w:rPr>
            </w:rPrChange>
          </w:rPr>
          <w:delText>connectance</w:delText>
        </w:r>
      </w:del>
      <w:proofErr w:type="spellEnd"/>
      <w:del w:author="Matthew Barbour" w:date="2017-09-08T10:23:05.0302806" w:id="490347741">
        <w:r w:rsidRPr="09865DFD" w:rsidDel="25220E93">
          <w:rPr>
            <w:rFonts w:hAnsi="Calibri" w:eastAsia="" w:cs="Arial" w:hAnsiTheme="minorAscii" w:eastAsiaTheme="minorEastAsia" w:cstheme="minorBidi"/>
            <w:lang w:val="en-GB"/>
            <w:rPrChange w:author="Matthew Barbour" w:date="2017-09-04T12:45:15.3048321" w:id="1932959512">
              <w:rPr>
                <w:rFonts w:hAnsiTheme="minorHAnsi" w:eastAsiaTheme="minorEastAsia" w:cstheme="minorBidi"/>
                <w:lang w:val="en-GB"/>
              </w:rPr>
            </w:rPrChange>
          </w:rPr>
          <w:delText xml:space="preserve">, however it decreases sharply when the average </w:delText>
        </w:r>
      </w:del>
      <w:proofErr w:type="spellStart"/>
      <w:del w:author="Matthew Barbour" w:date="2017-09-08T10:23:05.0302806" w:id="1505752878">
        <w:r w:rsidRPr="09865DFD" w:rsidDel="25220E93">
          <w:rPr>
            <w:rFonts w:hAnsi="Calibri" w:eastAsia="" w:cs="Arial" w:hAnsiTheme="minorAscii" w:eastAsiaTheme="minorEastAsia" w:cstheme="minorBidi"/>
            <w:lang w:val="en-GB"/>
            <w:rPrChange w:author="Matthew Barbour" w:date="2017-09-04T12:45:15.3048321" w:id="1192165057">
              <w:rPr>
                <w:rFonts w:hAnsiTheme="minorHAnsi" w:eastAsiaTheme="minorEastAsia" w:cstheme="minorBidi"/>
                <w:lang w:val="en-GB"/>
              </w:rPr>
            </w:rPrChange>
          </w:rPr>
          <w:delText>connectance</w:delText>
        </w:r>
      </w:del>
      <w:proofErr w:type="spellEnd"/>
      <w:del w:author="Matthew Barbour" w:date="2017-09-08T10:23:05.0302806" w:id="1265305029">
        <w:r w:rsidRPr="09865DFD" w:rsidDel="25220E93">
          <w:rPr>
            <w:rFonts w:hAnsi="Calibri" w:eastAsia="" w:cs="Arial" w:hAnsiTheme="minorAscii" w:eastAsiaTheme="minorEastAsia" w:cstheme="minorBidi"/>
            <w:lang w:val="en-GB"/>
            <w:rPrChange w:author="Matthew Barbour" w:date="2017-09-04T12:45:15.3048321" w:id="451048404">
              <w:rPr>
                <w:rFonts w:hAnsiTheme="minorHAnsi" w:eastAsiaTheme="minorEastAsia" w:cstheme="minorBidi"/>
                <w:lang w:val="en-GB"/>
              </w:rPr>
            </w:rPrChange>
          </w:rPr>
          <w:delText xml:space="preserve"> is over a certain point (Mark R. Gard</w:delText>
        </w:r>
        <w:r w:rsidRPr="09865DFD" w:rsidDel="25220E93" w:rsidR="00B20FAB">
          <w:rPr>
            <w:rFonts w:hAnsi="Calibri" w:eastAsia="" w:cs="Arial" w:hAnsiTheme="minorAscii" w:eastAsiaTheme="minorEastAsia" w:cstheme="minorBidi"/>
            <w:lang w:val="en-GB"/>
            <w:rPrChange w:author="Matthew Barbour" w:date="2017-09-04T12:45:15.3048321" w:id="682947385">
              <w:rPr>
                <w:rFonts w:hAnsiTheme="minorHAnsi" w:eastAsiaTheme="minorEastAsia" w:cstheme="minorBidi"/>
                <w:lang w:val="en-GB"/>
              </w:rPr>
            </w:rPrChange>
          </w:rPr>
          <w:delText>n</w:delText>
        </w:r>
        <w:r w:rsidRPr="09865DFD" w:rsidDel="25220E93">
          <w:rPr>
            <w:rFonts w:hAnsi="Calibri" w:eastAsia="" w:cs="Arial" w:hAnsiTheme="minorAscii" w:eastAsiaTheme="minorEastAsia" w:cstheme="minorBidi"/>
            <w:lang w:val="en-GB"/>
            <w:rPrChange w:author="Matthew Barbour" w:date="2017-09-04T12:45:15.3048321" w:id="417297426">
              <w:rPr>
                <w:rFonts w:hAnsiTheme="minorHAnsi" w:eastAsiaTheme="minorEastAsia" w:cstheme="minorBidi"/>
                <w:lang w:val="en-GB"/>
              </w:rPr>
            </w:rPrChange>
          </w:rPr>
          <w:delText xml:space="preserve">er and W. Ross Ashby, 1970). </w:delText>
        </w:r>
        <w:r w:rsidRPr="09865DFD" w:rsidDel="25220E93" w:rsidR="00F33737">
          <w:rPr>
            <w:rFonts w:hAnsi="Calibri" w:eastAsia="" w:cs="Arial" w:hAnsiTheme="minorAscii" w:eastAsiaTheme="minorEastAsia" w:cstheme="minorBidi"/>
            <w:lang w:val="en-GB"/>
            <w:rPrChange w:author="Matthew Barbour" w:date="2017-09-04T12:45:15.3048321" w:id="691756190">
              <w:rPr>
                <w:rFonts w:hAnsiTheme="minorHAnsi" w:eastAsiaTheme="minorEastAsia" w:cstheme="minorBidi"/>
                <w:lang w:val="en-GB"/>
              </w:rPr>
            </w:rPrChange>
          </w:rPr>
          <w:delText>Later</w:delText>
        </w:r>
        <w:r w:rsidRPr="09865DFD" w:rsidDel="25220E93" w:rsidR="00F33737">
          <w:rPr>
            <w:rFonts w:hAnsi="Calibri" w:eastAsia="" w:cs="Arial" w:hAnsiTheme="minorAscii" w:eastAsiaTheme="minorEastAsia" w:cstheme="minorBidi"/>
            <w:lang w:val="en-GB"/>
            <w:rPrChange w:author="Matthew Barbour" w:date="2017-09-04T12:45:15.3048321" w:id="721998113">
              <w:rPr>
                <w:rFonts w:hAnsiTheme="minorHAnsi" w:eastAsiaTheme="minorEastAsia" w:cstheme="minorBidi"/>
                <w:lang w:val="en-GB"/>
              </w:rPr>
            </w:rPrChange>
          </w:rPr>
          <w:delText xml:space="preserve"> </w:delText>
        </w:r>
        <w:r w:rsidRPr="09865DFD" w:rsidDel="25220E93">
          <w:rPr>
            <w:rFonts w:hAnsi="Calibri" w:eastAsia="" w:cs="Arial" w:hAnsiTheme="minorAscii" w:eastAsiaTheme="minorEastAsia" w:cstheme="minorBidi"/>
            <w:lang w:val="en-GB"/>
            <w:rPrChange w:author="Matthew Barbour" w:date="2017-09-04T12:45:15.3048321" w:id="755886330">
              <w:rPr>
                <w:rFonts w:hAnsiTheme="minorHAnsi" w:eastAsiaTheme="minorEastAsia" w:cstheme="minorBidi"/>
                <w:lang w:val="en-GB"/>
              </w:rPr>
            </w:rPrChange>
          </w:rPr>
          <w:delText xml:space="preserve">in 1972, this opinion was supported by Robert M. May by using a 12-species linear model. </w:delText>
        </w:r>
        <w:r w:rsidRPr="09865DFD" w:rsidDel="25220E93" w:rsidR="00F33737">
          <w:rPr>
            <w:rFonts w:hAnsi="Calibri" w:eastAsia="" w:cs="Arial" w:hAnsiTheme="minorAscii" w:eastAsiaTheme="minorEastAsia" w:cstheme="minorBidi"/>
            <w:lang w:val="en-GB"/>
            <w:rPrChange w:author="Matthew Barbour" w:date="2017-09-04T12:45:15.3048321" w:id="909214602">
              <w:rPr>
                <w:rFonts w:hAnsiTheme="minorHAnsi" w:eastAsiaTheme="minorEastAsia" w:cstheme="minorBidi"/>
                <w:lang w:val="en-GB"/>
              </w:rPr>
            </w:rPrChange>
          </w:rPr>
          <w:delText>He</w:delText>
        </w:r>
        <w:r w:rsidRPr="09865DFD" w:rsidDel="25220E93">
          <w:rPr>
            <w:rFonts w:hAnsi="Calibri" w:eastAsia="" w:cs="Arial" w:hAnsiTheme="minorAscii" w:eastAsiaTheme="minorEastAsia" w:cstheme="minorBidi"/>
            <w:lang w:val="en-GB"/>
            <w:rPrChange w:author="Matthew Barbour" w:date="2017-09-04T12:45:15.3048321" w:id="1496559561">
              <w:rPr>
                <w:rFonts w:hAnsiTheme="minorHAnsi" w:eastAsiaTheme="minorEastAsia" w:cstheme="minorBidi"/>
                <w:lang w:val="en-GB"/>
              </w:rPr>
            </w:rPrChange>
          </w:rPr>
          <w:delText xml:space="preserve"> stated that too large </w:delText>
        </w:r>
      </w:del>
      <w:proofErr w:type="spellStart"/>
      <w:del w:author="Matthew Barbour" w:date="2017-09-08T10:23:05.0302806" w:id="61330148">
        <w:r w:rsidRPr="09865DFD" w:rsidDel="25220E93">
          <w:rPr>
            <w:rFonts w:hAnsi="Calibri" w:eastAsia="" w:cs="Arial" w:hAnsiTheme="minorAscii" w:eastAsiaTheme="minorEastAsia" w:cstheme="minorBidi"/>
            <w:lang w:val="en-GB"/>
            <w:rPrChange w:author="Matthew Barbour" w:date="2017-09-04T12:45:15.3048321" w:id="1238439670">
              <w:rPr>
                <w:rFonts w:hAnsiTheme="minorHAnsi" w:eastAsiaTheme="minorEastAsia" w:cstheme="minorBidi"/>
                <w:lang w:val="en-GB"/>
              </w:rPr>
            </w:rPrChange>
          </w:rPr>
          <w:delText>connectance</w:delText>
        </w:r>
      </w:del>
      <w:proofErr w:type="spellEnd"/>
      <w:del w:author="Matthew Barbour" w:date="2017-09-08T10:23:05.0302806" w:id="847777205">
        <w:r w:rsidRPr="09865DFD" w:rsidDel="25220E93">
          <w:rPr>
            <w:rFonts w:hAnsi="Calibri" w:eastAsia="" w:cs="Arial" w:hAnsiTheme="minorAscii" w:eastAsiaTheme="minorEastAsia" w:cstheme="minorBidi"/>
            <w:lang w:val="en-GB"/>
            <w:rPrChange w:author="Matthew Barbour" w:date="2017-09-04T12:45:15.3048321" w:id="1017395598">
              <w:rPr>
                <w:rFonts w:hAnsiTheme="minorHAnsi" w:eastAsiaTheme="minorEastAsia" w:cstheme="minorBidi"/>
                <w:lang w:val="en-GB"/>
              </w:rPr>
            </w:rPrChange>
          </w:rPr>
          <w:delText xml:space="preserve"> and/or too strong interaction could lead to a</w:delText>
        </w:r>
        <w:r w:rsidRPr="09865DFD" w:rsidDel="25220E93" w:rsidR="00F33737">
          <w:rPr>
            <w:rFonts w:hAnsi="Calibri" w:eastAsia="" w:cs="Arial" w:hAnsiTheme="minorAscii" w:eastAsiaTheme="minorEastAsia" w:cstheme="minorBidi"/>
            <w:lang w:val="en-GB"/>
            <w:rPrChange w:author="Matthew Barbour" w:date="2017-09-04T12:45:15.3048321" w:id="1110216301">
              <w:rPr>
                <w:rFonts w:hAnsiTheme="minorHAnsi" w:eastAsiaTheme="minorEastAsia" w:cstheme="minorBidi"/>
                <w:lang w:val="en-GB"/>
              </w:rPr>
            </w:rPrChange>
          </w:rPr>
          <w:delText>n unstable</w:delText>
        </w:r>
        <w:r w:rsidRPr="09865DFD" w:rsidDel="25220E93">
          <w:rPr>
            <w:rFonts w:hAnsi="Calibri" w:eastAsia="" w:cs="Arial" w:hAnsiTheme="minorAscii" w:eastAsiaTheme="minorEastAsia" w:cstheme="minorBidi"/>
            <w:lang w:val="en-GB"/>
            <w:rPrChange w:author="Matthew Barbour" w:date="2017-09-04T12:45:15.3048321" w:id="1537716494">
              <w:rPr>
                <w:rFonts w:hAnsiTheme="minorHAnsi" w:eastAsiaTheme="minorEastAsia" w:cstheme="minorBidi"/>
                <w:lang w:val="en-GB"/>
              </w:rPr>
            </w:rPrChange>
          </w:rPr>
          <w:delText xml:space="preserve"> system. Additionally, </w:delText>
        </w:r>
      </w:del>
      <w:proofErr w:type="gramStart"/>
      <w:del w:author="Matthew Barbour" w:date="2017-09-08T10:23:05.0302806" w:id="678403049">
        <w:r w:rsidRPr="09865DFD" w:rsidDel="25220E93">
          <w:rPr>
            <w:rFonts w:hAnsi="Calibri" w:eastAsia="" w:cs="Arial" w:hAnsiTheme="minorAscii" w:eastAsiaTheme="minorEastAsia" w:cstheme="minorBidi"/>
            <w:lang w:val="en-GB"/>
            <w:rPrChange w:author="Matthew Barbour" w:date="2017-09-04T12:45:15.3048321" w:id="1531645894">
              <w:rPr>
                <w:rFonts w:hAnsiTheme="minorHAnsi" w:eastAsiaTheme="minorEastAsia" w:cstheme="minorBidi"/>
                <w:lang w:val="en-GB"/>
              </w:rPr>
            </w:rPrChange>
          </w:rPr>
          <w:delText xml:space="preserve">May</w:delText>
        </w:r>
      </w:del>
      <w:proofErr w:type="gramEnd"/>
      <w:del w:author="Matthew Barbour" w:date="2017-09-08T10:23:05.0302806" w:id="1024883324">
        <w:r w:rsidRPr="09865DFD" w:rsidDel="25220E93">
          <w:rPr>
            <w:rFonts w:hAnsi="Calibri" w:eastAsia="" w:cs="Arial" w:hAnsiTheme="minorAscii" w:eastAsiaTheme="minorEastAsia" w:cstheme="minorBidi"/>
            <w:lang w:val="en-GB"/>
            <w:rPrChange w:author="Matthew Barbour" w:date="2017-09-04T12:45:15.3048321" w:id="1484960084">
              <w:rPr>
                <w:rFonts w:hAnsiTheme="minorHAnsi" w:eastAsiaTheme="minorEastAsia" w:cstheme="minorBidi"/>
                <w:lang w:val="en-GB"/>
              </w:rPr>
            </w:rPrChange>
          </w:rPr>
          <w:delText xml:space="preserve"> indicated that</w:delText>
        </w:r>
        <w:r w:rsidRPr="09865DFD" w:rsidDel="25220E93" w:rsidR="00B0732B">
          <w:rPr>
            <w:rFonts w:hAnsi="Calibri" w:eastAsia="" w:cs="Arial" w:hAnsiTheme="minorAscii" w:eastAsiaTheme="minorEastAsia" w:cstheme="minorBidi"/>
            <w:lang w:val="en-GB"/>
            <w:rPrChange w:author="Matthew Barbour" w:date="2017-09-04T12:45:15.3048321" w:id="784877491">
              <w:rPr>
                <w:rFonts w:hAnsiTheme="minorHAnsi" w:eastAsiaTheme="minorEastAsia" w:cstheme="minorBidi"/>
                <w:lang w:val="en-GB"/>
              </w:rPr>
            </w:rPrChange>
          </w:rPr>
          <w:delText xml:space="preserve"> if species were separated into modules </w:delText>
        </w:r>
        <w:r w:rsidRPr="09865DFD" w:rsidDel="25220E93">
          <w:rPr>
            <w:rFonts w:hAnsi="Calibri" w:eastAsia="" w:cs="Arial" w:hAnsiTheme="minorAscii" w:eastAsiaTheme="minorEastAsia" w:cstheme="minorBidi"/>
            <w:lang w:val="en-GB"/>
            <w:rPrChange w:author="Matthew Barbour" w:date="2017-09-04T12:45:15.3048321" w:id="1695615724">
              <w:rPr>
                <w:rFonts w:hAnsiTheme="minorHAnsi" w:eastAsiaTheme="minorEastAsia" w:cstheme="minorBidi"/>
                <w:lang w:val="en-GB"/>
              </w:rPr>
            </w:rPrChange>
          </w:rPr>
          <w:delText xml:space="preserve">rather than evenly connected, the stability of this system will be increased, namely the </w:delText>
        </w:r>
        <w:r w:rsidRPr="09865DFD" w:rsidDel="25220E93" w:rsidR="205A142A">
          <w:rPr>
            <w:rFonts w:hAnsi="Calibri" w:eastAsia="" w:cs="Arial" w:hAnsiTheme="minorAscii" w:eastAsiaTheme="minorEastAsia" w:cstheme="minorBidi"/>
            <w:lang w:val="en-GB"/>
            <w:rPrChange w:author="Matthew Barbour" w:date="2017-09-04T12:45:15.3048321" w:id="205286817">
              <w:rPr>
                <w:rFonts w:hAnsiTheme="minorHAnsi" w:eastAsiaTheme="minorEastAsia" w:cstheme="minorBidi"/>
                <w:lang w:val="en-GB"/>
              </w:rPr>
            </w:rPrChange>
          </w:rPr>
          <w:delText xml:space="preserve">structure of </w:delText>
        </w:r>
        <w:r w:rsidRPr="09865DFD" w:rsidDel="25220E93" w:rsidR="00F33737">
          <w:rPr>
            <w:rFonts w:hAnsi="Calibri" w:eastAsia="" w:cs="Arial" w:hAnsiTheme="minorAscii" w:eastAsiaTheme="minorEastAsia" w:cstheme="minorBidi"/>
            <w:lang w:val="en-GB"/>
            <w:rPrChange w:author="Matthew Barbour" w:date="2017-09-04T12:45:15.3048321" w:id="1247358664">
              <w:rPr>
                <w:rFonts w:hAnsiTheme="minorHAnsi" w:eastAsiaTheme="minorEastAsia" w:cstheme="minorBidi"/>
                <w:lang w:val="en-GB"/>
              </w:rPr>
            </w:rPrChange>
          </w:rPr>
          <w:delText xml:space="preserve">a </w:delText>
        </w:r>
        <w:r w:rsidRPr="09865DFD" w:rsidDel="25220E93" w:rsidR="205A142A">
          <w:rPr>
            <w:rFonts w:hAnsi="Calibri" w:eastAsia="" w:cs="Arial" w:hAnsiTheme="minorAscii" w:eastAsiaTheme="minorEastAsia" w:cstheme="minorBidi"/>
            <w:lang w:val="en-GB"/>
            <w:rPrChange w:author="Matthew Barbour" w:date="2017-09-04T12:45:15.3048321" w:id="355291065">
              <w:rPr>
                <w:rFonts w:hAnsiTheme="minorHAnsi" w:eastAsiaTheme="minorEastAsia" w:cstheme="minorBidi"/>
                <w:lang w:val="en-GB"/>
              </w:rPr>
            </w:rPrChange>
          </w:rPr>
          <w:delText>community</w:delText>
        </w:r>
        <w:r w:rsidRPr="09865DFD" w:rsidDel="25220E93">
          <w:rPr>
            <w:rFonts w:hAnsi="Calibri" w:eastAsia="" w:cs="Arial" w:hAnsiTheme="minorAscii" w:eastAsiaTheme="minorEastAsia" w:cstheme="minorBidi"/>
            <w:lang w:val="en-GB"/>
            <w:rPrChange w:author="Matthew Barbour" w:date="2017-09-04T12:45:15.3048321" w:id="931625061">
              <w:rPr>
                <w:rFonts w:hAnsiTheme="minorHAnsi" w:eastAsiaTheme="minorEastAsia" w:cstheme="minorBidi"/>
                <w:lang w:val="en-GB"/>
              </w:rPr>
            </w:rPrChange>
          </w:rPr>
          <w:delText xml:space="preserve"> also plays a role in the stability of an ecosystem (Robert M. May, 1972).</w:delText>
        </w:r>
      </w:del>
    </w:p>
    <w:p w:rsidRPr="00656A0F" w:rsidR="00656A0F" w:rsidDel="20792A86" w:rsidP="01D11584" w:rsidRDefault="41EA9934" w14:paraId="71314F55" w14:textId="56AF3897">
      <w:pPr>
        <w:jc w:val="both"/>
        <w:rPr>
          <w:del w:author="Matthew Barbour" w:date="2017-09-07T09:55:41.3198432" w:id="230010948"/>
          <w:rFonts w:hAnsi="Calibri" w:eastAsia="" w:cs="Arial" w:hAnsiTheme="minorAscii" w:eastAsiaTheme="minorEastAsia" w:cstheme="minorBidi"/>
          <w:lang w:val="en-GB"/>
          <w:rPrChange w:author="Matthew Barbour" w:date="2017-09-07T09:54:08.7644228" w:id="2140056686">
            <w:rPr/>
          </w:rPrChange>
        </w:rPr>
        <w:pPrChange w:author="Matthew Barbour" w:date="2017-09-07T09:54:08.7644228" w:id="1653116001">
          <w:pPr>
            <w:jc w:val="both"/>
          </w:pPr>
        </w:pPrChange>
      </w:pPr>
      <w:del w:author="Matthew Barbour" w:date="2017-09-08T10:23:05.0302806" w:id="296698634">
        <w:r w:rsidRPr="29C0CD8A" w:rsidDel="25220E93">
          <w:rPr>
            <w:rFonts w:hAnsi="Calibri" w:eastAsia="" w:cs="Arial" w:hAnsiTheme="minorAscii" w:eastAsiaTheme="minorEastAsia" w:cstheme="minorBidi"/>
            <w:lang w:val="en-GB"/>
            <w:rPrChange w:author="Matthew Barbour" w:date="2017-09-04T12:46:28.2610108" w:id="2077457105">
              <w:rPr>
                <w:rFonts w:hAnsiTheme="minorHAnsi" w:eastAsiaTheme="minorEastAsia" w:cstheme="minorBidi"/>
                <w:lang w:val="en-GB"/>
              </w:rPr>
            </w:rPrChange>
          </w:rPr>
          <w:delText>However, real</w:delText>
        </w:r>
        <w:r w:rsidRPr="29C0CD8A" w:rsidDel="25220E93" w:rsidR="00F33737">
          <w:rPr>
            <w:rFonts w:hAnsi="Calibri" w:eastAsia="" w:cs="Arial" w:hAnsiTheme="minorAscii" w:eastAsiaTheme="minorEastAsia" w:cstheme="minorBidi"/>
            <w:lang w:val="en-GB"/>
            <w:rPrChange w:author="Matthew Barbour" w:date="2017-09-04T12:46:28.2610108" w:id="458955899">
              <w:rPr>
                <w:rFonts w:hAnsiTheme="minorHAnsi" w:eastAsiaTheme="minorEastAsia" w:cstheme="minorBidi"/>
                <w:lang w:val="en-GB"/>
              </w:rPr>
            </w:rPrChange>
          </w:rPr>
          <w:delText xml:space="preserve"> communities are</w:delText>
        </w:r>
        <w:r w:rsidRPr="29C0CD8A" w:rsidDel="25220E93">
          <w:rPr>
            <w:rFonts w:hAnsi="Calibri" w:eastAsia="" w:cs="Arial" w:hAnsiTheme="minorAscii" w:eastAsiaTheme="minorEastAsia" w:cstheme="minorBidi"/>
            <w:lang w:val="en-GB"/>
            <w:rPrChange w:author="Matthew Barbour" w:date="2017-09-04T12:46:28.2610108" w:id="313292236">
              <w:rPr>
                <w:rFonts w:hAnsiTheme="minorHAnsi" w:eastAsiaTheme="minorEastAsia" w:cstheme="minorBidi"/>
                <w:lang w:val="en-GB"/>
              </w:rPr>
            </w:rPrChange>
          </w:rPr>
          <w:delText xml:space="preserve"> </w:delText>
        </w:r>
        <w:r w:rsidRPr="29C0CD8A" w:rsidDel="25220E93" w:rsidR="00656A0F">
          <w:rPr>
            <w:rFonts w:hAnsi="Calibri" w:eastAsia="" w:cs="Arial" w:hAnsiTheme="minorAscii" w:eastAsiaTheme="minorEastAsia" w:cstheme="minorBidi"/>
            <w:lang w:val="en-GB"/>
            <w:rPrChange w:author="Matthew Barbour" w:date="2017-09-04T12:46:28.2610108" w:id="718449842">
              <w:rPr>
                <w:rFonts w:hAnsiTheme="minorHAnsi" w:eastAsiaTheme="minorEastAsia" w:cstheme="minorBidi"/>
                <w:lang w:val="en-GB"/>
              </w:rPr>
            </w:rPrChange>
          </w:rPr>
          <w:delText xml:space="preserve">far more </w:delText>
        </w:r>
        <w:r w:rsidRPr="29C0CD8A" w:rsidDel="25220E93" w:rsidR="00656A0F">
          <w:rPr>
            <w:rFonts w:hAnsi="Calibri" w:eastAsia="" w:cs="Arial" w:hAnsiTheme="minorAscii" w:eastAsiaTheme="minorEastAsia" w:cstheme="minorBidi"/>
            <w:lang w:val="en-GB"/>
            <w:rPrChange w:author="Matthew Barbour" w:date="2017-09-04T12:46:28.2610108" w:id="331685086">
              <w:rPr>
                <w:rFonts w:hAnsiTheme="minorHAnsi" w:eastAsiaTheme="minorEastAsia" w:cstheme="minorBidi"/>
                <w:lang w:val="en-GB"/>
              </w:rPr>
            </w:rPrChange>
          </w:rPr>
          <w:delText>complex</w:delText>
        </w:r>
      </w:del>
      <w:del w:author="Matthew Barbour" w:date="2017-09-08T10:23:05.0302806" w:id="354254141">
        <w:r w:rsidRPr="29C0CD8A" w:rsidDel="25220E93" w:rsidR="00656A0F">
          <w:rPr>
            <w:rFonts w:hAnsi="Calibri" w:eastAsia="" w:cs="Arial" w:hAnsiTheme="minorAscii" w:eastAsiaTheme="minorEastAsia" w:cstheme="minorBidi"/>
            <w:lang w:val="en-GB"/>
            <w:rPrChange w:author="Matthew Barbour" w:date="2017-09-04T12:46:28.2610108" w:id="289095680">
              <w:rPr>
                <w:rFonts w:hAnsiTheme="minorHAnsi" w:eastAsiaTheme="minorEastAsia" w:cstheme="minorBidi"/>
                <w:lang w:val="en-GB"/>
              </w:rPr>
            </w:rPrChange>
          </w:rPr>
          <w:delText xml:space="preserve"> than this</w:delText>
        </w:r>
        <w:r w:rsidRPr="29C0CD8A" w:rsidDel="25220E93">
          <w:rPr>
            <w:rFonts w:hAnsi="Calibri" w:eastAsia="" w:cs="Arial" w:hAnsiTheme="minorAscii" w:eastAsiaTheme="minorEastAsia" w:cstheme="minorBidi"/>
            <w:lang w:val="en-GB"/>
            <w:rPrChange w:author="Matthew Barbour" w:date="2017-09-04T12:46:28.2610108" w:id="839918123">
              <w:rPr>
                <w:rFonts w:hAnsiTheme="minorHAnsi" w:eastAsiaTheme="minorEastAsia" w:cstheme="minorBidi"/>
                <w:lang w:val="en-GB"/>
              </w:rPr>
            </w:rPrChange>
          </w:rPr>
          <w:delText xml:space="preserve"> model. </w:delText>
        </w:r>
        <w:r w:rsidRPr="29C0CD8A" w:rsidDel="25220E93">
          <w:rPr>
            <w:rFonts w:hAnsi="Calibri" w:eastAsia="" w:cs="Arial" w:hAnsiTheme="minorAscii" w:eastAsiaTheme="minorEastAsia" w:cstheme="minorBidi"/>
            <w:lang w:val="en-GB"/>
            <w:rPrChange w:author="Matthew Barbour" w:date="2017-09-04T12:46:28.2610108" w:id="939646010">
              <w:rPr>
                <w:rFonts w:hAnsiTheme="minorHAnsi" w:eastAsiaTheme="minorEastAsia" w:cstheme="minorBidi"/>
                <w:lang w:val="en-GB"/>
              </w:rPr>
            </w:rPrChange>
          </w:rPr>
          <w:delText>Yodzis</w:delText>
        </w:r>
        <w:r w:rsidRPr="29C0CD8A" w:rsidDel="25220E93">
          <w:rPr>
            <w:rFonts w:hAnsi="Calibri" w:eastAsia="" w:cs="Arial" w:hAnsiTheme="minorAscii" w:eastAsiaTheme="minorEastAsia" w:cstheme="minorBidi"/>
            <w:lang w:val="en-GB"/>
            <w:rPrChange w:author="Matthew Barbour" w:date="2017-09-04T12:46:28.2610108" w:id="1687530268">
              <w:rPr>
                <w:rFonts w:hAnsiTheme="minorHAnsi" w:eastAsiaTheme="minorEastAsia" w:cstheme="minorBidi"/>
                <w:lang w:val="en-GB"/>
              </w:rPr>
            </w:rPrChange>
          </w:rPr>
          <w:delText xml:space="preserve"> in 1981 stated that a system is much more stable if its interaction strengths match those of the real food web, rather than a randomly connected food web (P. </w:delText>
        </w:r>
        <w:r w:rsidRPr="29C0CD8A" w:rsidDel="25220E93">
          <w:rPr>
            <w:rFonts w:hAnsi="Calibri" w:eastAsia="" w:cs="Arial" w:hAnsiTheme="minorAscii" w:eastAsiaTheme="minorEastAsia" w:cstheme="minorBidi"/>
            <w:lang w:val="en-GB"/>
            <w:rPrChange w:author="Matthew Barbour" w:date="2017-09-04T12:46:28.2610108" w:id="1816675019">
              <w:rPr>
                <w:rFonts w:hAnsiTheme="minorHAnsi" w:eastAsiaTheme="minorEastAsia" w:cstheme="minorBidi"/>
                <w:lang w:val="en-GB"/>
              </w:rPr>
            </w:rPrChange>
          </w:rPr>
          <w:delText>Yodzis</w:delText>
        </w:r>
        <w:r w:rsidRPr="29C0CD8A" w:rsidDel="25220E93">
          <w:rPr>
            <w:rFonts w:hAnsi="Calibri" w:eastAsia="" w:cs="Arial" w:hAnsiTheme="minorAscii" w:eastAsiaTheme="minorEastAsia" w:cstheme="minorBidi"/>
            <w:lang w:val="en-GB"/>
            <w:rPrChange w:author="Matthew Barbour" w:date="2017-09-04T12:46:28.2610108" w:id="632947623">
              <w:rPr>
                <w:rFonts w:hAnsiTheme="minorHAnsi" w:eastAsiaTheme="minorEastAsia" w:cstheme="minorBidi"/>
                <w:lang w:val="en-GB"/>
              </w:rPr>
            </w:rPrChange>
          </w:rPr>
          <w:delText>, 1981). This co</w:delText>
        </w:r>
        <w:r w:rsidRPr="29C0CD8A" w:rsidDel="25220E93" w:rsidR="00656A0F">
          <w:rPr>
            <w:rFonts w:hAnsi="Calibri" w:eastAsia="" w:cs="Arial" w:hAnsiTheme="minorAscii" w:eastAsiaTheme="minorEastAsia" w:cstheme="minorBidi"/>
            <w:lang w:val="en-GB"/>
            <w:rPrChange w:author="Matthew Barbour" w:date="2017-09-04T12:46:28.2610108" w:id="1086586201">
              <w:rPr>
                <w:rFonts w:hAnsiTheme="minorHAnsi" w:eastAsiaTheme="minorEastAsia" w:cstheme="minorBidi"/>
                <w:lang w:val="en-GB"/>
              </w:rPr>
            </w:rPrChange>
          </w:rPr>
          <w:delText xml:space="preserve">nclusion was </w:delText>
        </w:r>
        <w:r w:rsidRPr="29C0CD8A" w:rsidDel="25220E93">
          <w:rPr>
            <w:rFonts w:hAnsi="Calibri" w:eastAsia="" w:cs="Arial" w:hAnsiTheme="minorAscii" w:eastAsiaTheme="minorEastAsia" w:cstheme="minorBidi"/>
            <w:lang w:val="en-GB"/>
            <w:rPrChange w:author="Matthew Barbour" w:date="2017-09-04T12:46:28.2610108" w:id="842936330">
              <w:rPr>
                <w:rFonts w:hAnsiTheme="minorHAnsi" w:eastAsiaTheme="minorEastAsia" w:cstheme="minorBidi"/>
                <w:lang w:val="en-GB"/>
              </w:rPr>
            </w:rPrChange>
          </w:rPr>
          <w:delText xml:space="preserve">coming from plausible community matrices from 40 real published food webs. </w:delText>
        </w:r>
        <w:r w:rsidRPr="29C0CD8A" w:rsidDel="25220E93" w:rsidR="05567456">
          <w:rPr>
            <w:rFonts w:hAnsi="Calibri" w:eastAsia="" w:cs="Arial" w:hAnsiTheme="minorAscii" w:eastAsiaTheme="minorEastAsia" w:cstheme="minorBidi"/>
            <w:lang w:val="en-GB"/>
            <w:rPrChange w:author="Matthew Barbour" w:date="2017-09-04T12:46:28.2610108" w:id="2136769293">
              <w:rPr>
                <w:rFonts w:hAnsiTheme="minorHAnsi" w:eastAsiaTheme="minorEastAsia" w:cstheme="minorBidi"/>
                <w:lang w:val="en-GB"/>
              </w:rPr>
            </w:rPrChange>
          </w:rPr>
          <w:delText>T</w:delText>
        </w:r>
        <w:r w:rsidRPr="29C0CD8A" w:rsidDel="25220E93">
          <w:rPr>
            <w:rFonts w:hAnsi="Calibri" w:eastAsia="" w:cs="Arial" w:hAnsiTheme="minorAscii" w:eastAsiaTheme="minorEastAsia" w:cstheme="minorBidi"/>
            <w:lang w:val="en-GB"/>
            <w:rPrChange w:author="Matthew Barbour" w:date="2017-09-04T12:46:28.2610108" w:id="480305966">
              <w:rPr>
                <w:rFonts w:hAnsiTheme="minorHAnsi" w:eastAsiaTheme="minorEastAsia" w:cstheme="minorBidi"/>
                <w:lang w:val="en-GB"/>
              </w:rPr>
            </w:rPrChange>
          </w:rPr>
          <w:delText xml:space="preserve">he results of community matrices analysis highlighted the importance of </w:delText>
        </w:r>
        <w:r w:rsidRPr="29C0CD8A" w:rsidDel="25220E93">
          <w:rPr>
            <w:rFonts w:hAnsi="Calibri" w:eastAsia="" w:cs="Arial" w:hAnsiTheme="minorAscii" w:eastAsiaTheme="minorEastAsia" w:cstheme="minorBidi"/>
            <w:lang w:val="en-GB"/>
            <w:rPrChange w:author="Matthew Barbour" w:date="2017-09-04T12:46:28.2610108" w:id="809865730">
              <w:rPr>
                <w:rFonts w:hAnsiTheme="minorHAnsi" w:eastAsiaTheme="minorEastAsia" w:cstheme="minorBidi"/>
                <w:lang w:val="en-GB"/>
              </w:rPr>
            </w:rPrChange>
          </w:rPr>
          <w:delText xml:space="preserve">interaction strengths</w:delText>
        </w:r>
      </w:del>
      <w:del w:author="Matthew Barbour" w:date="2017-09-08T10:23:05.0302806" w:id="1525699750">
        <w:r w:rsidRPr="29C0CD8A" w:rsidDel="25220E93">
          <w:rPr>
            <w:rFonts w:hAnsi="Calibri" w:eastAsia="" w:cs="Arial" w:hAnsiTheme="minorAscii" w:eastAsiaTheme="minorEastAsia" w:cstheme="minorBidi"/>
            <w:lang w:val="en-GB"/>
            <w:rPrChange w:author="Matthew Barbour" w:date="2017-09-04T12:46:28.2610108" w:id="856847784">
              <w:rPr>
                <w:rFonts w:hAnsiTheme="minorHAnsi" w:eastAsiaTheme="minorEastAsia" w:cstheme="minorBidi"/>
                <w:lang w:val="en-GB"/>
              </w:rPr>
            </w:rPrChange>
          </w:rPr>
          <w:delText xml:space="preserve"> </w:delText>
        </w:r>
        <w:r w:rsidRPr="29C0CD8A" w:rsidDel="25220E93" w:rsidR="006354B7">
          <w:rPr>
            <w:rFonts w:hAnsi="Calibri" w:eastAsia="" w:cs="Arial" w:hAnsiTheme="minorAscii" w:eastAsiaTheme="minorEastAsia" w:cstheme="minorBidi"/>
            <w:lang w:val="en-GB"/>
            <w:rPrChange w:author="Matthew Barbour" w:date="2017-09-04T12:46:28.2610108" w:id="660701262">
              <w:rPr>
                <w:rFonts w:hAnsiTheme="minorHAnsi" w:eastAsiaTheme="minorEastAsia" w:cstheme="minorBidi"/>
                <w:lang w:val="en-GB"/>
              </w:rPr>
            </w:rPrChange>
          </w:rPr>
          <w:delText xml:space="preserve">for stability </w:delText>
        </w:r>
      </w:del>
    </w:p>
    <w:p w:rsidRPr="00B11F54" w:rsidR="30FEFDD7" w:rsidDel="31879F69" w:rsidP="2648ECAB" w:rsidRDefault="0099112A" w14:paraId="190B80F7" w14:textId="1B1ADDA3" w14:noSpellErr="1">
      <w:pPr>
        <w:jc w:val="both"/>
        <w:rPr>
          <w:rFonts w:ascii="Calibri Light" w:hAnsi="Calibri Light" w:eastAsia="Calibri Light" w:cs="Calibri Light" w:asciiTheme="majorAscii" w:hAnsiTheme="majorAscii" w:eastAsiaTheme="majorAscii" w:cstheme="majorAscii"/>
          <w:lang w:val="en-GB"/>
          <w:rPrChange w:author="Matthew Barbour" w:date="2017-09-11T12:54:23.6252844" w:id="1411804677">
            <w:rPr/>
          </w:rPrChange>
        </w:rPr>
        <w:pPrChange w:author="Matthew Barbour" w:date="2017-09-11T12:54:23.6252844" w:id="894163557">
          <w:pPr>
            <w:jc w:val="both"/>
          </w:pPr>
        </w:pPrChange>
      </w:pPr>
      <w:del w:author="Matthew Barbour" w:date="2017-09-07T09:54:08.7644228" w:id="217060974">
        <w:r w:rsidRPr="02687CF2" w:rsidDel="01D11584">
          <w:rPr>
            <w:rFonts w:ascii="Calibri Light" w:hAnsi="Calibri Light" w:eastAsia="" w:cs="Times New Roman" w:asciiTheme="majorAscii" w:hAnsiTheme="majorAscii" w:eastAsiaTheme="majorEastAsia" w:cstheme="majorBidi"/>
            <w:color w:val="2F5496" w:themeColor="accent1" w:themeShade="BF"/>
            <w:sz w:val="32"/>
            <w:szCs w:val="32"/>
            <w:lang w:val="en-GB"/>
            <w:rPrChange w:author="Matthew Barbour" w:date="2017-09-05T10:30:55.3052397" w:id="585824431">
              <w:rPr>
                <w:rFonts w:asciiTheme="majorHAnsi" w:hAnsiTheme="majorHAnsi" w:eastAsiaTheme="majorEastAsia" w:cstheme="majorBidi"/>
                <w:color w:val="2F5496" w:themeColor="accent1" w:themeShade="BF"/>
                <w:sz w:val="32"/>
                <w:szCs w:val="32"/>
                <w:lang w:val="en-GB"/>
              </w:rPr>
            </w:rPrChange>
          </w:rPr>
          <w:lastRenderedPageBreak/>
          <w:delText>Definitions</w:delText>
        </w:r>
      </w:del>
    </w:p>
    <w:tbl>
      <w:tblPr>
        <w:tblW w:w="0" w:type="auto"/>
        <w:tblLook w:val="04A0" w:firstRow="1" w:lastRow="0" w:firstColumn="1" w:lastColumn="0" w:noHBand="0" w:noVBand="1"/>
      </w:tblPr>
      <w:tblGrid>
        <w:gridCol w:w="9288"/>
      </w:tblGrid>
      <w:tr w:rsidRPr="00B11F54" w:rsidR="00584A2D" w:rsidDel="01D11584" w:rsidTr="02687CF2" w14:paraId="3243D1A2" w14:textId="77777777">
        <w:trPr>
          <w:del w:author="Matthew Barbour" w:date="2017-09-07T09:54:08.7644228" w:id="854099182"/>
        </w:trPr>
        <w:tc>
          <w:tcPr>
            <w:tcW w:w="9288" w:type="dxa"/>
            <w:tcMar/>
          </w:tcPr>
          <w:p w:rsidRPr="00B11F54" w:rsidR="00584A2D" w:rsidP="4441A3B3" w:rsidRDefault="00584A2D" w14:paraId="6368459F" w14:textId="215DC13F" w14:noSpellErr="1">
            <w:pPr>
              <w:jc w:val="both"/>
              <w:rPr>
                <w:rFonts w:hAnsi="Calibri" w:eastAsia="" w:cs="Arial" w:hAnsiTheme="minorAscii" w:eastAsiaTheme="minorEastAsia" w:cstheme="minorBidi"/>
                <w:lang w:val="en-GB"/>
                <w:rPrChange w:author="Matthew Barbour" w:date="2017-09-04T12:49:29.6354338" w:id="1237723262">
                  <w:rPr/>
                </w:rPrChange>
              </w:rPr>
              <w:pPrChange w:author="Matthew Barbour" w:date="2017-09-04T12:49:29.6354338" w:id="521642886">
                <w:pPr>
                  <w:jc w:val="both"/>
                </w:pPr>
              </w:pPrChange>
            </w:pPr>
            <w:r w:rsidRPr="4441A3B3">
              <w:rPr>
                <w:rFonts w:hAnsi="Calibri" w:eastAsia="" w:cs="Arial" w:hAnsiTheme="minorAscii" w:eastAsiaTheme="minorEastAsia" w:cstheme="minorBidi"/>
                <w:lang w:val="en-GB"/>
                <w:rPrChange w:author="Matthew Barbour" w:date="2017-09-04T12:49:29.6354338" w:id="1496524326">
                  <w:rPr>
                    <w:rFonts w:hAnsiTheme="minorHAnsi" w:eastAsiaTheme="minorEastAsia" w:cstheme="minorBidi"/>
                    <w:lang w:val="en-GB"/>
                  </w:rPr>
                </w:rPrChange>
              </w:rPr>
              <w:t>Box</w:t>
            </w:r>
            <w:r>
              <w:rPr>
                <w:rStyle w:val="CommentReference"/>
              </w:rPr>
            </w:r>
            <w:r w:rsidRPr="4441A3B3">
              <w:rPr>
                <w:rFonts w:hAnsi="Calibri" w:eastAsia="" w:cs="Arial" w:hAnsiTheme="minorAscii" w:eastAsiaTheme="minorEastAsia" w:cstheme="minorBidi"/>
                <w:lang w:val="en-GB"/>
                <w:rPrChange w:author="Matthew Barbour" w:date="2017-09-04T12:49:29.6354338" w:id="79732386">
                  <w:rPr>
                    <w:rFonts w:hAnsiTheme="minorHAnsi" w:eastAsiaTheme="minorEastAsia" w:cstheme="minorBidi"/>
                    <w:lang w:val="en-GB"/>
                  </w:rPr>
                </w:rPrChange>
              </w:rPr>
              <w:t xml:space="preserve"> | Definitions of terms used to describe the relationships between plant-animal interactions.</w:t>
            </w:r>
          </w:p>
        </w:tc>
      </w:tr>
      <w:tr w:rsidRPr="00B11F54" w:rsidR="00584A2D" w:rsidDel="01D11584" w:rsidTr="02687CF2" w14:paraId="717FF603" w14:textId="77777777">
        <w:trPr>
          <w:del w:author="Matthew Barbour" w:date="2017-09-07T09:54:08.7644228" w:id="1613367005"/>
        </w:trPr>
        <w:tc>
          <w:tcPr>
            <w:tcW w:w="9288" w:type="dxa"/>
            <w:tcMar/>
          </w:tcPr>
          <w:tbl>
            <w:tblPr>
              <w:tblpPr w:leftFromText="180" w:rightFromText="180" w:vertAnchor="text" w:horzAnchor="margin" w:tblpY="109"/>
              <w:tblW w:w="9288" w:type="dxa"/>
              <w:tblLook w:val="04A0" w:firstRow="1" w:lastRow="0" w:firstColumn="1" w:lastColumn="0" w:noHBand="0" w:noVBand="1"/>
            </w:tblPr>
            <w:tblGrid>
              <w:gridCol w:w="2376"/>
              <w:gridCol w:w="6912"/>
            </w:tblGrid>
            <w:tr w:rsidRPr="00B11F54" w:rsidR="008A58F2" w:rsidTr="02687CF2" w14:paraId="22503D9A" w14:textId="77777777">
              <w:tc>
                <w:tcPr>
                  <w:tcW w:w="2376" w:type="dxa"/>
                  <w:tcBorders>
                    <w:top w:val="single" w:color="auto" w:sz="4" w:space="0"/>
                    <w:bottom w:val="single" w:color="auto" w:sz="4" w:space="0"/>
                  </w:tcBorders>
                  <w:tcMar/>
                  <w:tcPrChange w:author="Matthew Barbour" w:date="2017-09-05T10:30:55.3052397" w:id="452918111">
                    <w:tcPr>
                      <w:tcW w:w="2376" w:type="dxa"/>
                      <w:tcBorders>
                        <w:top w:val="single" w:color="auto" w:sz="4" w:space="0"/>
                        <w:bottom w:val="single" w:color="auto" w:sz="4" w:space="0"/>
                      </w:tcBorders>
                    </w:tcPr>
                  </w:tcPrChange>
                </w:tcPr>
                <w:p w:rsidRPr="00B11F54" w:rsidR="008A58F2" w:rsidP="02687CF2" w:rsidRDefault="00004282" w14:paraId="528DEEFA" w14:textId="56166D0B" w14:noSpellErr="1">
                  <w:pPr>
                    <w:jc w:val="both"/>
                    <w:rPr>
                      <w:rFonts w:hAnsi="Calibri" w:eastAsia="" w:cs="Arial" w:hAnsiTheme="minorAscii" w:eastAsiaTheme="minorEastAsia" w:cstheme="minorBidi"/>
                      <w:b w:val="1"/>
                      <w:bCs w:val="1"/>
                      <w:color w:val="4472C4" w:themeColor="accent1"/>
                      <w:lang w:val="en-GB"/>
                      <w:rPrChange w:author="Matthew Barbour" w:date="2017-09-05T10:30:55.3052397" w:id="855771667">
                        <w:rPr/>
                      </w:rPrChange>
                    </w:rPr>
                    <w:pPrChange w:author="Matthew Barbour" w:date="2017-09-05T10:30:55.3052397" w:id="721277309">
                      <w:pPr>
                        <w:jc w:val="both"/>
                      </w:pPr>
                    </w:pPrChange>
                  </w:pPr>
                  <w:r w:rsidRPr="02687CF2">
                    <w:rPr>
                      <w:rFonts w:hAnsi="Calibri" w:eastAsia="" w:cs="Arial" w:hAnsiTheme="minorAscii" w:eastAsiaTheme="minorEastAsia" w:cstheme="minorBidi"/>
                      <w:b w:val="1"/>
                      <w:bCs w:val="1"/>
                      <w:color w:val="4472C4" w:themeColor="accent1"/>
                      <w:lang w:val="en-GB"/>
                      <w:rPrChange w:author="Matthew Barbour" w:date="2017-09-05T10:30:55.3052397" w:id="1067657518">
                        <w:rPr>
                          <w:rFonts w:hAnsiTheme="minorHAnsi" w:eastAsiaTheme="minorEastAsia" w:cstheme="minorBidi"/>
                          <w:b/>
                          <w:color w:val="4472C4" w:themeColor="accent1"/>
                          <w:lang w:val="en-GB"/>
                        </w:rPr>
                      </w:rPrChange>
                    </w:rPr>
                    <w:t>Term</w:t>
                  </w:r>
                  <w:r w:rsidRPr="02687CF2">
                    <w:rPr>
                      <w:rFonts w:hAnsi="Calibri" w:eastAsia="" w:cs="Arial" w:hAnsiTheme="minorAscii" w:eastAsiaTheme="minorEastAsia" w:cstheme="minorBidi"/>
                      <w:b w:val="1"/>
                      <w:bCs w:val="1"/>
                      <w:color w:val="4472C4" w:themeColor="accent1"/>
                      <w:lang w:val="en-GB"/>
                      <w:rPrChange w:author="Matthew Barbour" w:date="2017-09-05T10:30:55.3052397" w:id="840346491">
                        <w:rPr>
                          <w:rFonts w:hAnsiTheme="minorHAnsi" w:eastAsiaTheme="minorEastAsia" w:cstheme="minorBidi"/>
                          <w:b/>
                          <w:color w:val="4472C4" w:themeColor="accent1"/>
                          <w:lang w:val="en-GB"/>
                        </w:rPr>
                      </w:rPrChange>
                    </w:rPr>
                    <w:t xml:space="preserve"> </w:t>
                  </w:r>
                </w:p>
              </w:tc>
              <w:tc>
                <w:tcPr>
                  <w:tcW w:w="6912" w:type="dxa"/>
                  <w:tcBorders>
                    <w:top w:val="single" w:color="auto" w:sz="4" w:space="0"/>
                    <w:bottom w:val="single" w:color="auto" w:sz="4" w:space="0"/>
                  </w:tcBorders>
                  <w:tcMar/>
                  <w:tcPrChange w:author="Matthew Barbour" w:date="2017-09-05T10:30:55.3052397" w:id="1822418074">
                    <w:tcPr>
                      <w:tcW w:w="6912" w:type="dxa"/>
                      <w:tcBorders>
                        <w:top w:val="single" w:color="auto" w:sz="4" w:space="0"/>
                        <w:bottom w:val="single" w:color="auto" w:sz="4" w:space="0"/>
                      </w:tcBorders>
                    </w:tcPr>
                  </w:tcPrChange>
                </w:tcPr>
                <w:p w:rsidRPr="00B11F54" w:rsidR="008A58F2" w:rsidP="02687CF2" w:rsidRDefault="008A58F2" w14:paraId="2A15D319" w14:textId="7895268F" w14:noSpellErr="1">
                  <w:pPr>
                    <w:jc w:val="both"/>
                    <w:rPr>
                      <w:rFonts w:hAnsi="Calibri" w:eastAsia="" w:cs="Arial" w:hAnsiTheme="minorAscii" w:eastAsiaTheme="minorEastAsia" w:cstheme="minorBidi"/>
                      <w:b w:val="1"/>
                      <w:bCs w:val="1"/>
                      <w:color w:val="4472C4" w:themeColor="accent1"/>
                      <w:lang w:val="en-GB"/>
                      <w:rPrChange w:author="Matthew Barbour" w:date="2017-09-05T10:30:55.3052397" w:id="1845887891">
                        <w:rPr/>
                      </w:rPrChange>
                    </w:rPr>
                    <w:pPrChange w:author="Matthew Barbour" w:date="2017-09-05T10:30:55.3052397" w:id="439457038">
                      <w:pPr>
                        <w:jc w:val="both"/>
                      </w:pPr>
                    </w:pPrChange>
                  </w:pPr>
                  <w:r w:rsidRPr="02687CF2">
                    <w:rPr>
                      <w:rFonts w:hAnsi="Calibri" w:eastAsia="" w:cs="Arial" w:hAnsiTheme="minorAscii" w:eastAsiaTheme="minorEastAsia" w:cstheme="minorBidi"/>
                      <w:b w:val="1"/>
                      <w:bCs w:val="1"/>
                      <w:color w:val="4472C4" w:themeColor="accent1"/>
                      <w:lang w:val="en-GB"/>
                      <w:rPrChange w:author="Matthew Barbour" w:date="2017-09-05T10:30:55.3052397" w:id="1326564368">
                        <w:rPr>
                          <w:rFonts w:hAnsiTheme="minorHAnsi" w:eastAsiaTheme="minorEastAsia" w:cstheme="minorBidi"/>
                          <w:b/>
                          <w:color w:val="4472C4" w:themeColor="accent1"/>
                          <w:lang w:val="en-GB"/>
                        </w:rPr>
                      </w:rPrChange>
                    </w:rPr>
                    <w:t xml:space="preserve">Definition </w:t>
                  </w:r>
                </w:p>
              </w:tc>
            </w:tr>
            <w:tr w:rsidRPr="00B11F54" w:rsidR="00584A2D" w:rsidTr="02687CF2" w14:paraId="59AB5134" w14:textId="77777777">
              <w:tc>
                <w:tcPr>
                  <w:tcW w:w="2376" w:type="dxa"/>
                  <w:tcBorders>
                    <w:top w:val="single" w:color="auto" w:sz="4" w:space="0"/>
                  </w:tcBorders>
                  <w:tcMar/>
                  <w:tcPrChange w:author="Matthew Barbour" w:date="2017-09-05T10:30:55.3052397" w:id="1605608071">
                    <w:tcPr>
                      <w:tcW w:w="2376" w:type="dxa"/>
                      <w:tcBorders>
                        <w:top w:val="single" w:color="auto" w:sz="4" w:space="0"/>
                      </w:tcBorders>
                    </w:tcPr>
                  </w:tcPrChange>
                </w:tcPr>
                <w:p w:rsidRPr="00B11F54" w:rsidR="00584A2D" w:rsidP="02687CF2" w:rsidRDefault="00584A2D" w14:paraId="2A4EAB8C" w14:textId="77777777" w14:noSpellErr="1">
                  <w:pPr>
                    <w:jc w:val="both"/>
                    <w:rPr>
                      <w:rFonts w:hAnsi="Calibri" w:eastAsia="" w:cs="Arial" w:hAnsiTheme="minorAscii" w:eastAsiaTheme="minorEastAsia" w:cstheme="minorBidi"/>
                      <w:lang w:val="en-GB"/>
                      <w:rPrChange w:author="Matthew Barbour" w:date="2017-09-05T10:30:55.3052397" w:id="598103229">
                        <w:rPr/>
                      </w:rPrChange>
                    </w:rPr>
                    <w:pPrChange w:author="Matthew Barbour" w:date="2017-09-05T10:30:55.3052397" w:id="621489807">
                      <w:pPr>
                        <w:jc w:val="both"/>
                      </w:pPr>
                    </w:pPrChange>
                  </w:pPr>
                  <w:r w:rsidRPr="02687CF2">
                    <w:rPr>
                      <w:rFonts w:hAnsi="Calibri" w:eastAsia="" w:cs="Arial" w:hAnsiTheme="minorAscii" w:eastAsiaTheme="minorEastAsia" w:cstheme="minorBidi"/>
                      <w:lang w:val="en-GB"/>
                      <w:rPrChange w:author="Matthew Barbour" w:date="2017-09-05T10:30:55.3052397" w:id="1524477410">
                        <w:rPr>
                          <w:rFonts w:hAnsiTheme="minorHAnsi" w:eastAsiaTheme="minorEastAsia" w:cstheme="minorBidi"/>
                          <w:lang w:val="en-GB"/>
                        </w:rPr>
                      </w:rPrChange>
                    </w:rPr>
                    <w:t>Species richness</w:t>
                  </w:r>
                </w:p>
              </w:tc>
              <w:tc>
                <w:tcPr>
                  <w:tcW w:w="6912" w:type="dxa"/>
                  <w:tcBorders>
                    <w:top w:val="single" w:color="auto" w:sz="4" w:space="0"/>
                  </w:tcBorders>
                  <w:tcMar/>
                  <w:tcPrChange w:author="Matthew Barbour" w:date="2017-09-05T10:30:55.3052397" w:id="969478444">
                    <w:tcPr>
                      <w:tcW w:w="6912" w:type="dxa"/>
                      <w:tcBorders>
                        <w:top w:val="single" w:color="auto" w:sz="4" w:space="0"/>
                      </w:tcBorders>
                    </w:tcPr>
                  </w:tcPrChange>
                </w:tcPr>
                <w:p w:rsidRPr="00B11F54" w:rsidR="00584A2D" w:rsidP="060D78EC" w:rsidRDefault="00584A2D" w14:paraId="2717DDF9" w14:textId="77777777" w14:noSpellErr="1">
                  <w:pPr>
                    <w:jc w:val="both"/>
                    <w:rPr>
                      <w:rFonts w:hAnsi="Calibri" w:eastAsia="" w:cs="Arial" w:hAnsiTheme="minorAscii" w:eastAsiaTheme="minorEastAsia" w:cstheme="minorBidi"/>
                      <w:lang w:val="en-GB"/>
                      <w:rPrChange w:author="Matthew Barbour" w:date="2017-09-04T12:48:29.2210028" w:id="823254684">
                        <w:rPr/>
                      </w:rPrChange>
                    </w:rPr>
                    <w:pPrChange w:author="Matthew Barbour" w:date="2017-09-04T12:48:29.2210028" w:id="1941425706">
                      <w:pPr>
                        <w:jc w:val="both"/>
                      </w:pPr>
                    </w:pPrChange>
                  </w:pPr>
                  <w:r w:rsidRPr="060D78EC">
                    <w:rPr>
                      <w:rFonts w:hAnsi="Calibri" w:eastAsia="" w:cs="Arial" w:hAnsiTheme="minorAscii" w:eastAsiaTheme="minorEastAsia" w:cstheme="minorBidi"/>
                      <w:lang w:val="en-GB"/>
                      <w:rPrChange w:author="Matthew Barbour" w:date="2017-09-04T12:48:29.2210028" w:id="726599576">
                        <w:rPr>
                          <w:rFonts w:hAnsiTheme="minorHAnsi" w:eastAsiaTheme="minorEastAsia" w:cstheme="minorBidi"/>
                          <w:lang w:val="en-GB"/>
                        </w:rPr>
                      </w:rPrChange>
                    </w:rPr>
                    <w:t>The number of species in a community</w:t>
                  </w:r>
                  <w:r w:rsidRPr="060D78EC">
                    <w:rPr>
                      <w:rFonts w:hAnsi="Calibri" w:eastAsia="" w:cs="Arial" w:hAnsiTheme="minorAscii" w:eastAsiaTheme="minorEastAsia" w:cstheme="minorBidi"/>
                      <w:strike w:val="1"/>
                      <w:lang w:val="en-GB"/>
                      <w:rPrChange w:author="Matthew Barbour" w:date="2017-09-04T12:48:29.2210028" w:id="231162680">
                        <w:rPr>
                          <w:rFonts w:hAnsiTheme="minorHAnsi" w:eastAsiaTheme="minorEastAsia" w:cstheme="minorBidi"/>
                          <w:lang w:val="en-GB"/>
                        </w:rPr>
                      </w:rPrChange>
                    </w:rPr>
                    <w:t>, a region or a landscape</w:t>
                  </w:r>
                  <w:r w:rsidRPr="060D78EC">
                    <w:rPr>
                      <w:rFonts w:hAnsi="Calibri" w:eastAsia="" w:cs="Arial" w:hAnsiTheme="minorAscii" w:eastAsiaTheme="minorEastAsia" w:cstheme="minorBidi"/>
                      <w:lang w:val="en-GB"/>
                      <w:rPrChange w:author="Matthew Barbour" w:date="2017-09-04T12:48:29.2210028" w:id="390318034">
                        <w:rPr>
                          <w:rFonts w:hAnsiTheme="minorHAnsi" w:eastAsiaTheme="minorEastAsia" w:cstheme="minorBidi"/>
                          <w:lang w:val="en-GB"/>
                        </w:rPr>
                      </w:rPrChange>
                    </w:rPr>
                    <w:t>.</w:t>
                  </w:r>
                </w:p>
              </w:tc>
            </w:tr>
            <w:tr w:rsidRPr="00B11F54" w:rsidR="00584A2D" w:rsidTr="02687CF2" w14:paraId="439B4FD3" w14:textId="77777777">
              <w:tc>
                <w:tcPr>
                  <w:tcW w:w="2376" w:type="dxa"/>
                  <w:tcMar/>
                </w:tcPr>
                <w:p w:rsidRPr="00B11F54" w:rsidR="00584A2D" w:rsidP="02687CF2" w:rsidRDefault="00584A2D" w14:paraId="1C571721" w14:textId="77777777" w14:noSpellErr="1">
                  <w:pPr>
                    <w:jc w:val="both"/>
                    <w:rPr>
                      <w:rFonts w:hAnsi="Calibri" w:eastAsia="" w:cs="Arial" w:hAnsiTheme="minorAscii" w:eastAsiaTheme="minorEastAsia" w:cstheme="minorBidi"/>
                      <w:lang w:val="en-GB"/>
                      <w:rPrChange w:author="Matthew Barbour" w:date="2017-09-05T10:30:55.3052397" w:id="1324245394">
                        <w:rPr/>
                      </w:rPrChange>
                    </w:rPr>
                    <w:pPrChange w:author="Matthew Barbour" w:date="2017-09-05T10:30:55.3052397" w:id="1635065923">
                      <w:pPr>
                        <w:jc w:val="both"/>
                      </w:pPr>
                    </w:pPrChange>
                  </w:pPr>
                  <w:r w:rsidRPr="02687CF2">
                    <w:rPr>
                      <w:rFonts w:hAnsi="Calibri" w:eastAsia="" w:cs="Arial" w:hAnsiTheme="minorAscii" w:eastAsiaTheme="minorEastAsia" w:cstheme="minorBidi"/>
                      <w:lang w:val="en-GB"/>
                      <w:rPrChange w:author="Matthew Barbour" w:date="2017-09-05T10:30:55.3052397" w:id="1601502260">
                        <w:rPr>
                          <w:rFonts w:hAnsiTheme="minorHAnsi" w:eastAsiaTheme="minorEastAsia" w:cstheme="minorBidi"/>
                          <w:lang w:val="en-GB"/>
                        </w:rPr>
                      </w:rPrChange>
                    </w:rPr>
                    <w:t>Stability</w:t>
                  </w:r>
                </w:p>
              </w:tc>
              <w:tc>
                <w:tcPr>
                  <w:tcW w:w="6912" w:type="dxa"/>
                  <w:tcMar/>
                </w:tcPr>
                <w:p w:rsidRPr="00B11F54" w:rsidR="00584A2D" w:rsidP="02687CF2" w:rsidRDefault="00584A2D" w14:paraId="541EFB4B" w14:textId="662205B0" w14:noSpellErr="1">
                  <w:pPr>
                    <w:jc w:val="both"/>
                    <w:rPr>
                      <w:rFonts w:hAnsi="Calibri" w:eastAsia="" w:cs="Arial" w:hAnsiTheme="minorAscii" w:eastAsiaTheme="minorEastAsia" w:cstheme="minorBidi"/>
                      <w:lang w:val="en-GB"/>
                      <w:rPrChange w:author="Matthew Barbour" w:date="2017-09-05T10:30:55.3052397" w:id="1328376240">
                        <w:rPr/>
                      </w:rPrChange>
                    </w:rPr>
                    <w:pPrChange w:author="Matthew Barbour" w:date="2017-09-05T10:30:55.3052397" w:id="1921701509">
                      <w:pPr>
                        <w:jc w:val="both"/>
                      </w:pPr>
                    </w:pPrChange>
                  </w:pPr>
                  <w:r w:rsidRPr="02687CF2">
                    <w:rPr>
                      <w:rFonts w:hAnsi="Calibri" w:eastAsia="" w:cs="Arial" w:hAnsiTheme="minorAscii" w:eastAsiaTheme="minorEastAsia" w:cstheme="minorBidi"/>
                      <w:lang w:val="en-GB"/>
                      <w:rPrChange w:author="Matthew Barbour" w:date="2017-09-05T10:30:55.3052397" w:id="1707723624">
                        <w:rPr>
                          <w:rFonts w:hAnsiTheme="minorHAnsi" w:eastAsiaTheme="minorEastAsia" w:cstheme="minorBidi"/>
                          <w:lang w:val="en-GB"/>
                        </w:rPr>
                      </w:rPrChange>
                    </w:rPr>
                    <w:t>The ability of a</w:t>
                  </w:r>
                  <w:r w:rsidRPr="02687CF2" w:rsidR="004136DD">
                    <w:rPr>
                      <w:rFonts w:hAnsi="Calibri" w:eastAsia="" w:cs="Arial" w:hAnsiTheme="minorAscii" w:eastAsiaTheme="minorEastAsia" w:cstheme="minorBidi"/>
                      <w:lang w:val="en-GB"/>
                      <w:rPrChange w:author="Matthew Barbour" w:date="2017-09-05T10:30:55.3052397" w:id="1010506200">
                        <w:rPr>
                          <w:rFonts w:hAnsiTheme="minorHAnsi" w:eastAsiaTheme="minorEastAsia" w:cstheme="minorBidi"/>
                          <w:lang w:val="en-GB"/>
                        </w:rPr>
                      </w:rPrChange>
                    </w:rPr>
                    <w:t>n</w:t>
                  </w:r>
                  <w:r w:rsidRPr="02687CF2">
                    <w:rPr>
                      <w:rFonts w:hAnsi="Calibri" w:eastAsia="" w:cs="Arial" w:hAnsiTheme="minorAscii" w:eastAsiaTheme="minorEastAsia" w:cstheme="minorBidi"/>
                      <w:lang w:val="en-GB"/>
                      <w:rPrChange w:author="Matthew Barbour" w:date="2017-09-05T10:30:55.3052397" w:id="1354453400">
                        <w:rPr>
                          <w:rFonts w:hAnsiTheme="minorHAnsi" w:eastAsiaTheme="minorEastAsia" w:cstheme="minorBidi"/>
                          <w:lang w:val="en-GB"/>
                        </w:rPr>
                      </w:rPrChange>
                    </w:rPr>
                    <w:t xml:space="preserve"> ecosystem to be stable or to bounce back to its equilibrium state after disturbances. However, there are many different definitions for ecological stability, and some researchers suggested to use specific terms, e.g. consistency, resilience and persistence.</w:t>
                  </w:r>
                </w:p>
              </w:tc>
            </w:tr>
            <w:tr w:rsidRPr="00B11F54" w:rsidR="00584A2D" w:rsidTr="02687CF2" w14:paraId="6FD98463" w14:textId="77777777">
              <w:tc>
                <w:tcPr>
                  <w:tcW w:w="2376" w:type="dxa"/>
                  <w:tcMar/>
                </w:tcPr>
                <w:p w:rsidR="00584A2D" w:rsidP="02687CF2" w:rsidRDefault="00584A2D" w14:paraId="0A3EA342" w14:textId="603E559B" w14:noSpellErr="1">
                  <w:pPr>
                    <w:jc w:val="both"/>
                    <w:rPr>
                      <w:rFonts w:hAnsi="Calibri" w:eastAsia="" w:cs="Arial" w:hAnsiTheme="minorAscii" w:eastAsiaTheme="minorEastAsia" w:cstheme="minorBidi"/>
                      <w:lang w:val="en-GB"/>
                      <w:rPrChange w:author="Matthew Barbour" w:date="2017-09-05T10:30:55.3052397" w:id="2091203260">
                        <w:rPr/>
                      </w:rPrChange>
                    </w:rPr>
                    <w:pPrChange w:author="Matthew Barbour" w:date="2017-09-05T10:30:55.3052397" w:id="1647077044">
                      <w:pPr>
                        <w:jc w:val="both"/>
                      </w:pPr>
                    </w:pPrChange>
                  </w:pPr>
                  <w:r w:rsidRPr="02687CF2">
                    <w:rPr>
                      <w:rFonts w:hAnsi="Calibri" w:eastAsia="" w:cs="Arial" w:hAnsiTheme="minorAscii" w:eastAsiaTheme="minorEastAsia" w:cstheme="minorBidi"/>
                      <w:lang w:val="en-GB"/>
                      <w:rPrChange w:author="Matthew Barbour" w:date="2017-09-05T10:30:55.3052397" w:id="1686567826">
                        <w:rPr>
                          <w:rFonts w:hAnsiTheme="minorHAnsi" w:eastAsiaTheme="minorEastAsia" w:cstheme="minorBidi"/>
                          <w:lang w:val="en-GB"/>
                        </w:rPr>
                      </w:rPrChange>
                    </w:rPr>
                    <w:t>Resilience</w:t>
                  </w:r>
                </w:p>
                <w:p w:rsidR="007558AD" w:rsidP="00B07B3E" w:rsidRDefault="007558AD" w14:paraId="2009C936" w14:textId="77777777">
                  <w:pPr>
                    <w:jc w:val="both"/>
                    <w:rPr>
                      <w:rFonts w:hAnsiTheme="minorHAnsi" w:eastAsiaTheme="minorEastAsia" w:cstheme="minorBidi"/>
                      <w:lang w:val="en-GB"/>
                    </w:rPr>
                  </w:pPr>
                </w:p>
                <w:p w:rsidR="007558AD" w:rsidP="02687CF2" w:rsidRDefault="007558AD" w14:paraId="3278D2DE" w14:textId="77777777" w14:noSpellErr="1">
                  <w:pPr>
                    <w:jc w:val="both"/>
                    <w:rPr>
                      <w:rFonts w:hAnsi="Calibri" w:eastAsia="" w:cs="Arial" w:hAnsiTheme="minorAscii" w:eastAsiaTheme="minorEastAsia" w:cstheme="minorBidi"/>
                      <w:lang w:val="en-GB"/>
                      <w:rPrChange w:author="Matthew Barbour" w:date="2017-09-05T10:30:55.3052397" w:id="684541979">
                        <w:rPr/>
                      </w:rPrChange>
                    </w:rPr>
                    <w:pPrChange w:author="Matthew Barbour" w:date="2017-09-05T10:30:55.3052397" w:id="622061866">
                      <w:pPr>
                        <w:jc w:val="both"/>
                      </w:pPr>
                    </w:pPrChange>
                  </w:pPr>
                  <w:r w:rsidRPr="060D78EC">
                    <w:rPr>
                      <w:rFonts w:hAnsi="Calibri" w:eastAsia="" w:cs="Arial" w:hAnsiTheme="minorAscii" w:eastAsiaTheme="minorEastAsia" w:cstheme="minorBidi"/>
                      <w:lang w:val="en-GB"/>
                      <w:rPrChange w:author="Matthew Barbour" w:date="2017-09-04T12:48:29.2210028" w:id="1206421219">
                        <w:rPr>
                          <w:rFonts w:hAnsiTheme="minorHAnsi" w:eastAsiaTheme="minorEastAsia" w:cstheme="minorBidi"/>
                          <w:lang w:val="en-GB"/>
                        </w:rPr>
                      </w:rPrChange>
                    </w:rPr>
                    <w:t>Resistance</w:t>
                  </w:r>
                </w:p>
                <w:p w:rsidR="060D78EC" w:rsidP="060D78EC" w:rsidRDefault="060D78EC" w14:noSpellErr="1" w14:paraId="5D8BDDA6" w14:textId="542F9880">
                  <w:pPr>
                    <w:jc w:val="both"/>
                    <w:rPr>
                      <w:ins w:author="Matthew Barbour" w:date="2017-09-04T12:48:29.2210028" w:id="525672968"/>
                      <w:rFonts w:hAnsi="Calibri" w:eastAsia="" w:cs="Arial" w:hAnsiTheme="minorAscii" w:eastAsiaTheme="minorEastAsia" w:cstheme="minorBidi"/>
                      <w:lang w:val="en-GB"/>
                      <w:rPrChange w:author="Matthew Barbour" w:date="2017-09-04T12:48:29.2210028" w:id="81450948">
                        <w:rPr/>
                      </w:rPrChange>
                    </w:rPr>
                    <w:pPrChange w:author="Matthew Barbour" w:date="2017-09-04T12:48:29.2210028" w:id="1544962304">
                      <w:pPr/>
                    </w:pPrChange>
                  </w:pPr>
                </w:p>
                <w:p w:rsidRPr="00B11F54" w:rsidR="007558AD" w:rsidP="02687CF2" w:rsidRDefault="00C471FD" w14:paraId="38523ADA" w14:textId="41D35A3A" w14:noSpellErr="1">
                  <w:pPr>
                    <w:jc w:val="both"/>
                    <w:rPr>
                      <w:rFonts w:hAnsi="Calibri" w:eastAsia="" w:cs="Arial" w:hAnsiTheme="minorAscii" w:eastAsiaTheme="minorEastAsia" w:cstheme="minorBidi"/>
                      <w:lang w:val="en-GB"/>
                      <w:rPrChange w:author="Matthew Barbour" w:date="2017-09-05T10:30:55.3052397" w:id="1989791210">
                        <w:rPr/>
                      </w:rPrChange>
                    </w:rPr>
                    <w:pPrChange w:author="Matthew Barbour" w:date="2017-09-05T10:30:55.3052397" w:id="1579036717">
                      <w:pPr>
                        <w:jc w:val="both"/>
                      </w:pPr>
                    </w:pPrChange>
                  </w:pPr>
                  <w:r w:rsidRPr="02687CF2">
                    <w:rPr>
                      <w:rFonts w:hAnsi="Calibri" w:eastAsia="" w:cs="Arial" w:hAnsiTheme="minorAscii" w:eastAsiaTheme="minorEastAsia" w:cstheme="minorBidi"/>
                      <w:lang w:val="en-GB"/>
                      <w:rPrChange w:author="Matthew Barbour" w:date="2017-09-05T10:30:55.3052397" w:id="829294729">
                        <w:rPr>
                          <w:rFonts w:hAnsiTheme="minorHAnsi" w:eastAsiaTheme="minorEastAsia" w:cstheme="minorBidi"/>
                          <w:lang w:val="en-GB"/>
                        </w:rPr>
                      </w:rPrChange>
                    </w:rPr>
                    <w:t>Persistence</w:t>
                  </w:r>
                </w:p>
              </w:tc>
              <w:tc>
                <w:tcPr>
                  <w:tcW w:w="6912" w:type="dxa"/>
                  <w:tcMar/>
                </w:tcPr>
                <w:p w:rsidR="00584A2D" w:rsidP="02687CF2" w:rsidRDefault="00885EE5" w14:paraId="2513F8DB" w14:textId="71112B68" w14:noSpellErr="1">
                  <w:pPr>
                    <w:jc w:val="both"/>
                    <w:rPr>
                      <w:rFonts w:hAnsi="Calibri" w:eastAsia="" w:cs="Arial" w:hAnsiTheme="minorAscii" w:eastAsiaTheme="minorEastAsia" w:cstheme="minorBidi"/>
                      <w:lang w:val="en-GB"/>
                      <w:rPrChange w:author="Matthew Barbour" w:date="2017-09-05T10:30:55.3052397" w:id="628760234">
                        <w:rPr/>
                      </w:rPrChange>
                    </w:rPr>
                    <w:pPrChange w:author="Matthew Barbour" w:date="2017-09-05T10:30:55.3052397" w:id="2020153353">
                      <w:pPr>
                        <w:jc w:val="both"/>
                      </w:pPr>
                    </w:pPrChange>
                  </w:pPr>
                  <w:r w:rsidRPr="02687CF2">
                    <w:rPr>
                      <w:rFonts w:hAnsi="Calibri" w:eastAsia="" w:cs="Arial" w:hAnsiTheme="minorAscii" w:eastAsiaTheme="minorEastAsia" w:cstheme="minorBidi"/>
                      <w:lang w:val="en-GB"/>
                      <w:rPrChange w:author="Matthew Barbour" w:date="2017-09-05T10:30:55.3052397" w:id="1788193720">
                        <w:rPr>
                          <w:rFonts w:hAnsiTheme="minorHAnsi" w:eastAsiaTheme="minorEastAsia" w:cstheme="minorBidi"/>
                          <w:lang w:val="en-GB"/>
                        </w:rPr>
                      </w:rPrChange>
                    </w:rPr>
                    <w:t>The</w:t>
                  </w:r>
                  <w:r w:rsidRPr="02687CF2" w:rsidR="00165236">
                    <w:rPr>
                      <w:rFonts w:hAnsi="Calibri" w:eastAsia="" w:cs="Arial" w:hAnsiTheme="minorAscii" w:eastAsiaTheme="minorEastAsia" w:cstheme="minorBidi"/>
                      <w:lang w:val="en-GB"/>
                      <w:rPrChange w:author="Matthew Barbour" w:date="2017-09-05T10:30:55.3052397" w:id="586343182">
                        <w:rPr>
                          <w:rFonts w:hAnsiTheme="minorHAnsi" w:eastAsiaTheme="minorEastAsia" w:cstheme="minorBidi"/>
                          <w:lang w:val="en-GB"/>
                        </w:rPr>
                      </w:rPrChange>
                    </w:rPr>
                    <w:t xml:space="preserve"> capacity of a community to </w:t>
                  </w:r>
                  <w:r w:rsidRPr="02687CF2">
                    <w:rPr>
                      <w:rFonts w:hAnsi="Calibri" w:eastAsia="" w:cs="Arial" w:hAnsiTheme="minorAscii" w:eastAsiaTheme="minorEastAsia" w:cstheme="minorBidi"/>
                      <w:lang w:val="en-GB"/>
                      <w:rPrChange w:author="Matthew Barbour" w:date="2017-09-05T10:30:55.3052397" w:id="1194154049">
                        <w:rPr>
                          <w:rFonts w:hAnsiTheme="minorHAnsi" w:eastAsiaTheme="minorEastAsia" w:cstheme="minorBidi"/>
                          <w:lang w:val="en-GB"/>
                        </w:rPr>
                      </w:rPrChange>
                    </w:rPr>
                    <w:t>return</w:t>
                  </w:r>
                  <w:r w:rsidRPr="02687CF2" w:rsidR="00165236">
                    <w:rPr>
                      <w:rFonts w:hAnsi="Calibri" w:eastAsia="" w:cs="Arial" w:hAnsiTheme="minorAscii" w:eastAsiaTheme="minorEastAsia" w:cstheme="minorBidi"/>
                      <w:lang w:val="en-GB"/>
                      <w:rPrChange w:author="Matthew Barbour" w:date="2017-09-05T10:30:55.3052397" w:id="2073710264">
                        <w:rPr>
                          <w:rFonts w:hAnsiTheme="minorHAnsi" w:eastAsiaTheme="minorEastAsia" w:cstheme="minorBidi"/>
                          <w:lang w:val="en-GB"/>
                        </w:rPr>
                      </w:rPrChange>
                    </w:rPr>
                    <w:t xml:space="preserve"> quickly</w:t>
                  </w:r>
                  <w:r w:rsidRPr="02687CF2">
                    <w:rPr>
                      <w:rFonts w:hAnsi="Calibri" w:eastAsia="" w:cs="Arial" w:hAnsiTheme="minorAscii" w:eastAsiaTheme="minorEastAsia" w:cstheme="minorBidi"/>
                      <w:lang w:val="en-GB"/>
                      <w:rPrChange w:author="Matthew Barbour" w:date="2017-09-05T10:30:55.3052397" w:id="1942905163">
                        <w:rPr>
                          <w:rFonts w:hAnsiTheme="minorHAnsi" w:eastAsiaTheme="minorEastAsia" w:cstheme="minorBidi"/>
                          <w:lang w:val="en-GB"/>
                        </w:rPr>
                      </w:rPrChange>
                    </w:rPr>
                    <w:t xml:space="preserve"> to its initial state after a perturbation</w:t>
                  </w:r>
                  <w:r w:rsidRPr="02687CF2" w:rsidR="00165236">
                    <w:rPr>
                      <w:rFonts w:hAnsi="Calibri" w:eastAsia="" w:cs="Arial" w:hAnsiTheme="minorAscii" w:eastAsiaTheme="minorEastAsia" w:cstheme="minorBidi"/>
                      <w:lang w:val="en-GB"/>
                      <w:rPrChange w:author="Matthew Barbour" w:date="2017-09-05T10:30:55.3052397" w:id="591451036">
                        <w:rPr>
                          <w:rFonts w:hAnsiTheme="minorHAnsi" w:eastAsiaTheme="minorEastAsia" w:cstheme="minorBidi"/>
                          <w:lang w:val="en-GB"/>
                        </w:rPr>
                      </w:rPrChange>
                    </w:rPr>
                    <w:t>.</w:t>
                  </w:r>
                </w:p>
                <w:p w:rsidR="007558AD" w:rsidP="02687CF2" w:rsidRDefault="00885EE5" w14:paraId="4D38D016" w14:textId="33CE0BE6" w14:noSpellErr="1">
                  <w:pPr>
                    <w:jc w:val="both"/>
                    <w:rPr>
                      <w:rFonts w:hAnsi="Calibri" w:eastAsia="" w:cs="Arial" w:hAnsiTheme="minorAscii" w:eastAsiaTheme="minorEastAsia" w:cstheme="minorBidi"/>
                      <w:lang w:val="en-GB"/>
                      <w:rPrChange w:author="Matthew Barbour" w:date="2017-09-05T10:30:55.3052397" w:id="31575447">
                        <w:rPr/>
                      </w:rPrChange>
                    </w:rPr>
                    <w:pPrChange w:author="Matthew Barbour" w:date="2017-09-05T10:30:55.3052397" w:id="213173192">
                      <w:pPr>
                        <w:jc w:val="both"/>
                      </w:pPr>
                    </w:pPrChange>
                  </w:pPr>
                  <w:r w:rsidRPr="02687CF2">
                    <w:rPr>
                      <w:rFonts w:hAnsi="Calibri" w:eastAsia="" w:cs="Arial" w:hAnsiTheme="minorAscii" w:eastAsiaTheme="minorEastAsia" w:cstheme="minorBidi"/>
                      <w:lang w:val="en-GB"/>
                      <w:rPrChange w:author="Matthew Barbour" w:date="2017-09-05T10:30:55.3052397" w:id="2117714617">
                        <w:rPr>
                          <w:rFonts w:hAnsiTheme="minorHAnsi" w:eastAsiaTheme="minorEastAsia" w:cstheme="minorBidi"/>
                          <w:lang w:val="en-GB"/>
                        </w:rPr>
                      </w:rPrChange>
                    </w:rPr>
                    <w:t>The capacity of a community to withstand a perturbation without changing state</w:t>
                  </w:r>
                  <w:r w:rsidRPr="02687CF2" w:rsidR="00DA2F53">
                    <w:rPr>
                      <w:rFonts w:hAnsi="Calibri" w:eastAsia="" w:cs="Arial" w:hAnsiTheme="minorAscii" w:eastAsiaTheme="minorEastAsia" w:cstheme="minorBidi"/>
                      <w:lang w:val="en-GB"/>
                      <w:rPrChange w:author="Matthew Barbour" w:date="2017-09-05T10:30:55.3052397" w:id="582266853">
                        <w:rPr>
                          <w:rFonts w:hAnsiTheme="minorHAnsi" w:eastAsiaTheme="minorEastAsia" w:cstheme="minorBidi"/>
                          <w:lang w:val="en-GB"/>
                        </w:rPr>
                      </w:rPrChange>
                    </w:rPr>
                    <w:t>.</w:t>
                  </w:r>
                </w:p>
                <w:p w:rsidRPr="00B11F54" w:rsidR="00885EE5" w:rsidP="02687CF2" w:rsidRDefault="00DA2F53" w14:paraId="45A897EF" w14:textId="3DC43068" w14:noSpellErr="1">
                  <w:pPr>
                    <w:jc w:val="both"/>
                    <w:rPr>
                      <w:rFonts w:hAnsi="Calibri" w:eastAsia="" w:cs="Arial" w:hAnsiTheme="minorAscii" w:eastAsiaTheme="minorEastAsia" w:cstheme="minorBidi"/>
                      <w:lang w:val="en-GB"/>
                      <w:rPrChange w:author="Matthew Barbour" w:date="2017-09-05T10:30:55.3052397" w:id="82357288">
                        <w:rPr/>
                      </w:rPrChange>
                    </w:rPr>
                    <w:pPrChange w:author="Matthew Barbour" w:date="2017-09-05T10:30:55.3052397" w:id="254685693">
                      <w:pPr>
                        <w:jc w:val="both"/>
                      </w:pPr>
                    </w:pPrChange>
                  </w:pPr>
                  <w:r w:rsidRPr="02687CF2">
                    <w:rPr>
                      <w:rFonts w:hAnsi="Calibri" w:eastAsia="" w:cs="Arial" w:hAnsiTheme="minorAscii" w:eastAsiaTheme="minorEastAsia" w:cstheme="minorBidi"/>
                      <w:lang w:val="en-GB"/>
                      <w:rPrChange w:author="Matthew Barbour" w:date="2017-09-05T10:30:55.3052397" w:id="158111570">
                        <w:rPr>
                          <w:rFonts w:hAnsiTheme="minorHAnsi" w:eastAsiaTheme="minorEastAsia" w:cstheme="minorBidi"/>
                          <w:lang w:val="en-GB"/>
                        </w:rPr>
                      </w:rPrChange>
                    </w:rPr>
                    <w:t>The s</w:t>
                  </w:r>
                  <w:r w:rsidRPr="02687CF2" w:rsidR="00885EE5">
                    <w:rPr>
                      <w:rFonts w:hAnsi="Calibri" w:eastAsia="" w:cs="Arial" w:hAnsiTheme="minorAscii" w:eastAsiaTheme="minorEastAsia" w:cstheme="minorBidi"/>
                      <w:lang w:val="en-GB"/>
                      <w:rPrChange w:author="Matthew Barbour" w:date="2017-09-05T10:30:55.3052397" w:id="2128348478">
                        <w:rPr>
                          <w:rFonts w:hAnsiTheme="minorHAnsi" w:eastAsiaTheme="minorEastAsia" w:cstheme="minorBidi"/>
                          <w:lang w:val="en-GB"/>
                        </w:rPr>
                      </w:rPrChange>
                    </w:rPr>
                    <w:t>urvival of species over time</w:t>
                  </w:r>
                  <w:r w:rsidRPr="02687CF2">
                    <w:rPr>
                      <w:rFonts w:hAnsi="Calibri" w:eastAsia="" w:cs="Arial" w:hAnsiTheme="minorAscii" w:eastAsiaTheme="minorEastAsia" w:cstheme="minorBidi"/>
                      <w:lang w:val="en-GB"/>
                      <w:rPrChange w:author="Matthew Barbour" w:date="2017-09-05T10:30:55.3052397" w:id="1054139297">
                        <w:rPr>
                          <w:rFonts w:hAnsiTheme="minorHAnsi" w:eastAsiaTheme="minorEastAsia" w:cstheme="minorBidi"/>
                          <w:lang w:val="en-GB"/>
                        </w:rPr>
                      </w:rPrChange>
                    </w:rPr>
                    <w:t>.</w:t>
                  </w:r>
                </w:p>
              </w:tc>
            </w:tr>
            <w:tr w:rsidRPr="00B11F54" w:rsidR="00584A2D" w:rsidTr="02687CF2" w14:paraId="33F6A187" w14:textId="77777777">
              <w:tc>
                <w:tcPr>
                  <w:tcW w:w="2376" w:type="dxa"/>
                  <w:tcMar/>
                </w:tcPr>
                <w:p w:rsidRPr="00B11F54" w:rsidR="00584A2D" w:rsidP="02687CF2" w:rsidRDefault="00584A2D" w14:paraId="02636192" w14:textId="77777777">
                  <w:pPr>
                    <w:jc w:val="both"/>
                    <w:rPr>
                      <w:rFonts w:hAnsi="Calibri" w:eastAsia="" w:cs="Arial" w:hAnsiTheme="minorAscii" w:eastAsiaTheme="minorEastAsia" w:cstheme="minorBidi"/>
                      <w:lang w:val="en-GB"/>
                      <w:rPrChange w:author="Matthew Barbour" w:date="2017-09-05T10:30:55.3052397" w:id="1132779770">
                        <w:rPr/>
                      </w:rPrChange>
                    </w:rPr>
                    <w:pPrChange w:author="Matthew Barbour" w:date="2017-09-05T10:30:55.3052397" w:id="387794668">
                      <w:pPr>
                        <w:jc w:val="both"/>
                      </w:pPr>
                    </w:pPrChange>
                  </w:pPr>
                  <w:proofErr w:type="spellStart"/>
                  <w:r w:rsidRPr="02687CF2">
                    <w:rPr>
                      <w:rFonts w:hAnsi="Calibri" w:eastAsia="" w:cs="Arial" w:hAnsiTheme="minorAscii" w:eastAsiaTheme="minorEastAsia" w:cstheme="minorBidi"/>
                      <w:lang w:val="en-GB"/>
                      <w:rPrChange w:author="Matthew Barbour" w:date="2017-09-05T10:30:55.3052397" w:id="1506758631">
                        <w:rPr>
                          <w:rFonts w:hAnsiTheme="minorHAnsi" w:eastAsiaTheme="minorEastAsia" w:cstheme="minorBidi"/>
                          <w:lang w:val="en-GB"/>
                        </w:rPr>
                      </w:rPrChange>
                    </w:rPr>
                    <w:t>Connectance</w:t>
                  </w:r>
                  <w:proofErr w:type="spellEnd"/>
                </w:p>
              </w:tc>
              <w:tc>
                <w:tcPr>
                  <w:tcW w:w="6912" w:type="dxa"/>
                  <w:tcMar/>
                </w:tcPr>
                <w:p w:rsidRPr="00B11F54" w:rsidR="00584A2D" w:rsidP="02687CF2" w:rsidRDefault="00584A2D" w14:paraId="39A2C1EE" w14:textId="3ABB222D" w14:noSpellErr="1">
                  <w:pPr>
                    <w:jc w:val="both"/>
                    <w:rPr>
                      <w:rFonts w:hAnsi="Calibri" w:eastAsia="" w:cs="Arial" w:hAnsiTheme="minorAscii" w:eastAsiaTheme="minorEastAsia" w:cstheme="minorBidi"/>
                      <w:lang w:val="en-GB"/>
                      <w:rPrChange w:author="Matthew Barbour" w:date="2017-09-05T10:30:55.3052397" w:id="464898507">
                        <w:rPr/>
                      </w:rPrChange>
                    </w:rPr>
                    <w:pPrChange w:author="Matthew Barbour" w:date="2017-09-05T10:30:55.3052397" w:id="527210294">
                      <w:pPr>
                        <w:jc w:val="both"/>
                      </w:pPr>
                    </w:pPrChange>
                  </w:pPr>
                  <w:r w:rsidRPr="02687CF2">
                    <w:rPr>
                      <w:rFonts w:hAnsi="Calibri" w:eastAsia="" w:cs="Arial" w:hAnsiTheme="minorAscii" w:eastAsiaTheme="minorEastAsia" w:cstheme="minorBidi"/>
                      <w:lang w:val="en-GB"/>
                      <w:rPrChange w:author="Matthew Barbour" w:date="2017-09-05T10:30:55.3052397" w:id="1121266816">
                        <w:rPr>
                          <w:rFonts w:hAnsiTheme="minorHAnsi" w:eastAsiaTheme="minorEastAsia" w:cstheme="minorBidi"/>
                          <w:lang w:val="en-GB"/>
                        </w:rPr>
                      </w:rPrChange>
                    </w:rPr>
                    <w:t>The proportion of links between species.</w:t>
                  </w:r>
                </w:p>
              </w:tc>
            </w:tr>
            <w:tr w:rsidRPr="00B11F54" w:rsidR="00584A2D" w:rsidTr="02687CF2" w14:paraId="5ECF7725" w14:textId="77777777">
              <w:tc>
                <w:tcPr>
                  <w:tcW w:w="2376" w:type="dxa"/>
                  <w:tcMar/>
                </w:tcPr>
                <w:p w:rsidRPr="00B11F54" w:rsidR="00584A2D" w:rsidP="02687CF2" w:rsidRDefault="00584A2D" w14:paraId="179F8F43" w14:textId="77777777" w14:noSpellErr="1">
                  <w:pPr>
                    <w:jc w:val="both"/>
                    <w:rPr>
                      <w:rFonts w:hAnsi="Calibri" w:eastAsia="" w:cs="Arial" w:hAnsiTheme="minorAscii" w:eastAsiaTheme="minorEastAsia" w:cstheme="minorBidi"/>
                      <w:lang w:val="en-GB"/>
                      <w:rPrChange w:author="Matthew Barbour" w:date="2017-09-05T10:30:55.3052397" w:id="1375256256">
                        <w:rPr/>
                      </w:rPrChange>
                    </w:rPr>
                    <w:pPrChange w:author="Matthew Barbour" w:date="2017-09-05T10:30:55.3052397" w:id="1846451358">
                      <w:pPr>
                        <w:jc w:val="both"/>
                      </w:pPr>
                    </w:pPrChange>
                  </w:pPr>
                  <w:r w:rsidRPr="02687CF2">
                    <w:rPr>
                      <w:rFonts w:hAnsi="Calibri" w:eastAsia="" w:cs="Arial" w:hAnsiTheme="minorAscii" w:eastAsiaTheme="minorEastAsia" w:cstheme="minorBidi"/>
                      <w:lang w:val="en-GB"/>
                      <w:rPrChange w:author="Matthew Barbour" w:date="2017-09-05T10:30:55.3052397" w:id="177192494">
                        <w:rPr>
                          <w:rFonts w:hAnsiTheme="minorHAnsi" w:eastAsiaTheme="minorEastAsia" w:cstheme="minorBidi"/>
                          <w:lang w:val="en-GB"/>
                        </w:rPr>
                      </w:rPrChange>
                    </w:rPr>
                    <w:t>Interaction strength</w:t>
                  </w:r>
                </w:p>
              </w:tc>
              <w:tc>
                <w:tcPr>
                  <w:tcW w:w="6912" w:type="dxa"/>
                  <w:tcMar/>
                </w:tcPr>
                <w:p w:rsidRPr="00B11F54" w:rsidR="00584A2D" w:rsidP="02687CF2" w:rsidRDefault="00584A2D" w14:paraId="5F47C14C" w14:textId="381AF9AE" w14:noSpellErr="1">
                  <w:pPr>
                    <w:jc w:val="both"/>
                    <w:rPr>
                      <w:rFonts w:hAnsi="Calibri" w:eastAsia="" w:cs="Arial" w:hAnsiTheme="minorAscii" w:eastAsiaTheme="minorEastAsia" w:cstheme="minorBidi"/>
                      <w:lang w:val="en-GB"/>
                      <w:rPrChange w:author="Matthew Barbour" w:date="2017-09-05T10:30:55.3052397" w:id="383115539">
                        <w:rPr/>
                      </w:rPrChange>
                    </w:rPr>
                    <w:pPrChange w:author="Matthew Barbour" w:date="2017-09-05T10:30:55.3052397" w:id="218284625">
                      <w:pPr>
                        <w:jc w:val="both"/>
                      </w:pPr>
                    </w:pPrChange>
                  </w:pPr>
                  <w:r w:rsidRPr="02687CF2">
                    <w:rPr>
                      <w:rFonts w:hAnsi="Calibri" w:eastAsia="" w:cs="Arial" w:hAnsiTheme="minorAscii" w:eastAsiaTheme="minorEastAsia" w:cstheme="minorBidi"/>
                      <w:lang w:val="en-GB"/>
                      <w:rPrChange w:author="Matthew Barbour" w:date="2017-09-05T10:30:55.3052397" w:id="1046740252">
                        <w:rPr>
                          <w:rFonts w:hAnsiTheme="minorHAnsi" w:eastAsiaTheme="minorEastAsia" w:cstheme="minorBidi"/>
                          <w:lang w:val="en-GB"/>
                        </w:rPr>
                      </w:rPrChange>
                    </w:rPr>
                    <w:t xml:space="preserve">The intuitive concept of interaction strength is the degree that a species depends on the other. In a species-species level, interaction strength could be </w:t>
                  </w:r>
                  <w:r w:rsidRPr="02687CF2" w:rsidR="00004282">
                    <w:rPr>
                      <w:rFonts w:hAnsi="Calibri" w:eastAsia="" w:cs="Arial" w:hAnsiTheme="minorAscii" w:eastAsiaTheme="minorEastAsia" w:cstheme="minorBidi"/>
                      <w:lang w:val="en-GB"/>
                      <w:rPrChange w:author="Matthew Barbour" w:date="2017-09-05T10:30:55.3052397" w:id="1213670665">
                        <w:rPr>
                          <w:rFonts w:hAnsiTheme="minorHAnsi" w:eastAsiaTheme="minorEastAsia" w:cstheme="minorBidi"/>
                          <w:lang w:val="en-GB"/>
                        </w:rPr>
                      </w:rPrChange>
                    </w:rPr>
                    <w:t>understood</w:t>
                  </w:r>
                  <w:r w:rsidRPr="02687CF2">
                    <w:rPr>
                      <w:rFonts w:hAnsi="Calibri" w:eastAsia="" w:cs="Arial" w:hAnsiTheme="minorAscii" w:eastAsiaTheme="minorEastAsia" w:cstheme="minorBidi"/>
                      <w:lang w:val="en-GB"/>
                      <w:rPrChange w:author="Matthew Barbour" w:date="2017-09-05T10:30:55.3052397" w:id="1394570160">
                        <w:rPr>
                          <w:rFonts w:hAnsiTheme="minorHAnsi" w:eastAsiaTheme="minorEastAsia" w:cstheme="minorBidi"/>
                          <w:lang w:val="en-GB"/>
                        </w:rPr>
                      </w:rPrChange>
                    </w:rPr>
                    <w:t xml:space="preserve"> as the growth deviation of a species with respect to a small change of the abundance of the other species.  </w:t>
                  </w:r>
                </w:p>
              </w:tc>
            </w:tr>
            <w:tr w:rsidRPr="00B11F54" w:rsidR="00584A2D" w:rsidTr="02687CF2" w14:paraId="0ED8D582" w14:textId="77777777">
              <w:tc>
                <w:tcPr>
                  <w:tcW w:w="2376" w:type="dxa"/>
                  <w:tcMar/>
                </w:tcPr>
                <w:p w:rsidRPr="00B11F54" w:rsidR="00584A2D" w:rsidP="02687CF2" w:rsidRDefault="00584A2D" w14:paraId="581AADEB" w14:textId="77777777" w14:noSpellErr="1">
                  <w:pPr>
                    <w:jc w:val="both"/>
                    <w:rPr>
                      <w:rFonts w:hAnsi="Calibri" w:eastAsia="" w:cs="Arial" w:hAnsiTheme="minorAscii" w:eastAsiaTheme="minorEastAsia" w:cstheme="minorBidi"/>
                      <w:lang w:val="en-GB"/>
                      <w:rPrChange w:author="Matthew Barbour" w:date="2017-09-05T10:30:55.3052397" w:id="878969746">
                        <w:rPr/>
                      </w:rPrChange>
                    </w:rPr>
                    <w:pPrChange w:author="Matthew Barbour" w:date="2017-09-05T10:30:55.3052397" w:id="1895011298">
                      <w:pPr>
                        <w:jc w:val="both"/>
                      </w:pPr>
                    </w:pPrChange>
                  </w:pPr>
                  <w:r w:rsidRPr="02687CF2">
                    <w:rPr>
                      <w:rFonts w:hAnsi="Calibri" w:eastAsia="" w:cs="Arial" w:hAnsiTheme="minorAscii" w:eastAsiaTheme="minorEastAsia" w:cstheme="minorBidi"/>
                      <w:lang w:val="en-GB"/>
                      <w:rPrChange w:author="Matthew Barbour" w:date="2017-09-05T10:30:55.3052397" w:id="26476938">
                        <w:rPr>
                          <w:rFonts w:hAnsiTheme="minorHAnsi" w:eastAsiaTheme="minorEastAsia" w:cstheme="minorBidi"/>
                          <w:lang w:val="en-GB"/>
                        </w:rPr>
                      </w:rPrChange>
                    </w:rPr>
                    <w:t>Modularity</w:t>
                  </w:r>
                </w:p>
              </w:tc>
              <w:tc>
                <w:tcPr>
                  <w:tcW w:w="6912" w:type="dxa"/>
                  <w:tcMar/>
                </w:tcPr>
                <w:p w:rsidRPr="00B11F54" w:rsidR="00584A2D" w:rsidP="02687CF2" w:rsidRDefault="00584A2D" w14:paraId="128EE44B" w14:textId="77777777" w14:noSpellErr="1">
                  <w:pPr>
                    <w:jc w:val="both"/>
                    <w:rPr>
                      <w:rFonts w:hAnsi="Calibri" w:eastAsia="" w:cs="Arial" w:hAnsiTheme="minorAscii" w:eastAsiaTheme="minorEastAsia" w:cstheme="minorBidi"/>
                      <w:lang w:val="en-GB"/>
                      <w:rPrChange w:author="Matthew Barbour" w:date="2017-09-05T10:30:55.3052397" w:id="2000597503">
                        <w:rPr/>
                      </w:rPrChange>
                    </w:rPr>
                    <w:pPrChange w:author="Matthew Barbour" w:date="2017-09-05T10:30:55.3052397" w:id="330323361">
                      <w:pPr>
                        <w:jc w:val="both"/>
                      </w:pPr>
                    </w:pPrChange>
                  </w:pPr>
                  <w:r w:rsidRPr="02687CF2">
                    <w:rPr>
                      <w:rFonts w:hAnsi="Calibri" w:eastAsia="" w:cs="Arial" w:hAnsiTheme="minorAscii" w:eastAsiaTheme="minorEastAsia" w:cstheme="minorBidi"/>
                      <w:lang w:val="en-GB"/>
                      <w:rPrChange w:author="Matthew Barbour" w:date="2017-09-05T10:30:55.3052397" w:id="57694171">
                        <w:rPr>
                          <w:rFonts w:hAnsiTheme="minorHAnsi" w:eastAsiaTheme="minorEastAsia" w:cstheme="minorBidi"/>
                          <w:lang w:val="en-GB"/>
                        </w:rPr>
                      </w:rPrChange>
                    </w:rPr>
                    <w:t>The degree of compartmentalization of the networks.</w:t>
                  </w:r>
                </w:p>
              </w:tc>
            </w:tr>
            <w:tr w:rsidRPr="00B11F54" w:rsidR="00584A2D" w:rsidTr="02687CF2" w14:paraId="2D5AC8A2" w14:textId="77777777">
              <w:tc>
                <w:tcPr>
                  <w:tcW w:w="2376" w:type="dxa"/>
                  <w:tcMar/>
                </w:tcPr>
                <w:p w:rsidRPr="00B11F54" w:rsidR="00584A2D" w:rsidP="02687CF2" w:rsidRDefault="00584A2D" w14:paraId="2F83A1E9" w14:textId="77777777">
                  <w:pPr>
                    <w:jc w:val="both"/>
                    <w:rPr>
                      <w:rFonts w:hAnsi="Calibri" w:eastAsia="" w:cs="Arial" w:hAnsiTheme="minorAscii" w:eastAsiaTheme="minorEastAsia" w:cstheme="minorBidi"/>
                      <w:lang w:val="en-GB"/>
                      <w:rPrChange w:author="Matthew Barbour" w:date="2017-09-05T10:30:55.3052397" w:id="826068291">
                        <w:rPr/>
                      </w:rPrChange>
                    </w:rPr>
                    <w:pPrChange w:author="Matthew Barbour" w:date="2017-09-05T10:30:55.3052397" w:id="1010051224">
                      <w:pPr>
                        <w:jc w:val="both"/>
                      </w:pPr>
                    </w:pPrChange>
                  </w:pPr>
                  <w:proofErr w:type="spellStart"/>
                  <w:r w:rsidRPr="02687CF2">
                    <w:rPr>
                      <w:rFonts w:hAnsi="Calibri" w:eastAsia="" w:cs="Arial" w:hAnsiTheme="minorAscii" w:eastAsiaTheme="minorEastAsia" w:cstheme="minorBidi"/>
                      <w:lang w:val="en-GB"/>
                      <w:rPrChange w:author="Matthew Barbour" w:date="2017-09-05T10:30:55.3052397" w:id="671876612">
                        <w:rPr>
                          <w:rFonts w:hAnsiTheme="minorHAnsi" w:eastAsiaTheme="minorEastAsia" w:cstheme="minorBidi"/>
                          <w:lang w:val="en-GB"/>
                        </w:rPr>
                      </w:rPrChange>
                    </w:rPr>
                    <w:t>Nestedness</w:t>
                  </w:r>
                  <w:proofErr w:type="spellEnd"/>
                </w:p>
              </w:tc>
              <w:tc>
                <w:tcPr>
                  <w:tcW w:w="6912" w:type="dxa"/>
                  <w:tcMar/>
                </w:tcPr>
                <w:p w:rsidRPr="00B11F54" w:rsidR="00584A2D" w:rsidP="02687CF2" w:rsidRDefault="00584A2D" w14:paraId="67E73EA2" w14:textId="2B490283" w14:noSpellErr="1">
                  <w:pPr>
                    <w:jc w:val="both"/>
                    <w:rPr>
                      <w:rFonts w:hAnsi="Calibri" w:eastAsia="" w:cs="Arial" w:hAnsiTheme="minorAscii" w:eastAsiaTheme="minorEastAsia" w:cstheme="minorBidi"/>
                      <w:lang w:val="en-GB"/>
                      <w:rPrChange w:author="Matthew Barbour" w:date="2017-09-05T10:30:55.3052397" w:id="428239347">
                        <w:rPr/>
                      </w:rPrChange>
                    </w:rPr>
                    <w:pPrChange w:author="Matthew Barbour" w:date="2017-09-05T10:30:55.3052397" w:id="1322877953">
                      <w:pPr>
                        <w:jc w:val="both"/>
                      </w:pPr>
                    </w:pPrChange>
                  </w:pPr>
                  <w:r w:rsidRPr="02687CF2">
                    <w:rPr>
                      <w:rFonts w:hAnsi="Calibri" w:eastAsia="" w:cs="Arial" w:hAnsiTheme="minorAscii" w:eastAsiaTheme="minorEastAsia" w:cstheme="minorBidi"/>
                      <w:lang w:val="en-GB"/>
                      <w:rPrChange w:author="Matthew Barbour" w:date="2017-09-05T10:30:55.3052397" w:id="695485160">
                        <w:rPr>
                          <w:rFonts w:hAnsiTheme="minorHAnsi" w:eastAsiaTheme="minorEastAsia" w:cstheme="minorBidi"/>
                          <w:lang w:val="en-GB"/>
                        </w:rPr>
                      </w:rPrChange>
                    </w:rPr>
                    <w:t>The degree of the common partners of two species share in a system. When a</w:t>
                  </w:r>
                  <w:r w:rsidRPr="02687CF2" w:rsidR="00165236">
                    <w:rPr>
                      <w:rFonts w:hAnsi="Calibri" w:eastAsia="" w:cs="Arial" w:hAnsiTheme="minorAscii" w:eastAsiaTheme="minorEastAsia" w:cstheme="minorBidi"/>
                      <w:lang w:val="en-GB"/>
                      <w:rPrChange w:author="Matthew Barbour" w:date="2017-09-05T10:30:55.3052397" w:id="1762396217">
                        <w:rPr>
                          <w:rFonts w:hAnsiTheme="minorHAnsi" w:eastAsiaTheme="minorEastAsia" w:cstheme="minorBidi"/>
                          <w:lang w:val="en-GB"/>
                        </w:rPr>
                      </w:rPrChange>
                    </w:rPr>
                    <w:t>n</w:t>
                  </w:r>
                  <w:r w:rsidRPr="02687CF2">
                    <w:rPr>
                      <w:rFonts w:hAnsi="Calibri" w:eastAsia="" w:cs="Arial" w:hAnsiTheme="minorAscii" w:eastAsiaTheme="minorEastAsia" w:cstheme="minorBidi"/>
                      <w:lang w:val="en-GB"/>
                      <w:rPrChange w:author="Matthew Barbour" w:date="2017-09-05T10:30:55.3052397" w:id="1737492654">
                        <w:rPr>
                          <w:rFonts w:hAnsiTheme="minorHAnsi" w:eastAsiaTheme="minorEastAsia" w:cstheme="minorBidi"/>
                          <w:lang w:val="en-GB"/>
                        </w:rPr>
                      </w:rPrChange>
                    </w:rPr>
                    <w:t xml:space="preserve"> ecological system is nested, it means one species with a few links is a subset of the links of the other species with more links.</w:t>
                  </w:r>
                </w:p>
              </w:tc>
            </w:tr>
            <w:tr w:rsidRPr="00B11F54" w:rsidR="00584A2D" w:rsidTr="02687CF2" w14:paraId="1119B0EA" w14:textId="77777777">
              <w:tc>
                <w:tcPr>
                  <w:tcW w:w="2376" w:type="dxa"/>
                  <w:tcMar/>
                </w:tcPr>
                <w:p w:rsidRPr="00B11F54" w:rsidR="00584A2D" w:rsidP="02687CF2" w:rsidRDefault="00584A2D" w14:paraId="0ECFCB64" w14:textId="343ADB50" w14:noSpellErr="1">
                  <w:pPr>
                    <w:jc w:val="both"/>
                    <w:rPr>
                      <w:rFonts w:hAnsi="Calibri" w:eastAsia="" w:cs="Arial" w:hAnsiTheme="minorAscii" w:eastAsiaTheme="minorEastAsia" w:cstheme="minorBidi"/>
                      <w:lang w:val="en-GB"/>
                      <w:rPrChange w:author="Matthew Barbour" w:date="2017-09-05T10:30:55.3052397" w:id="1763589939">
                        <w:rPr/>
                      </w:rPrChange>
                    </w:rPr>
                    <w:pPrChange w:author="Matthew Barbour" w:date="2017-09-05T10:30:55.3052397" w:id="1705702995">
                      <w:pPr>
                        <w:jc w:val="both"/>
                      </w:pPr>
                    </w:pPrChange>
                  </w:pPr>
                  <w:r w:rsidRPr="02687CF2">
                    <w:rPr>
                      <w:rFonts w:hAnsi="Calibri" w:eastAsia="" w:cs="Arial" w:hAnsiTheme="minorAscii" w:eastAsiaTheme="minorEastAsia" w:cstheme="minorBidi"/>
                      <w:lang w:val="en-GB"/>
                      <w:rPrChange w:author="Matthew Barbour" w:date="2017-09-05T10:30:55.3052397" w:id="1115203048">
                        <w:rPr>
                          <w:rFonts w:hAnsiTheme="minorHAnsi" w:eastAsiaTheme="minorEastAsia" w:cstheme="minorBidi"/>
                          <w:lang w:val="en-GB"/>
                        </w:rPr>
                      </w:rPrChange>
                    </w:rPr>
                    <w:t>Functional diversity</w:t>
                  </w:r>
                </w:p>
              </w:tc>
              <w:tc>
                <w:tcPr>
                  <w:tcW w:w="6912" w:type="dxa"/>
                  <w:tcMar/>
                </w:tcPr>
                <w:p w:rsidRPr="00B11F54" w:rsidR="00584A2D" w:rsidP="02687CF2" w:rsidRDefault="00DA2F53" w14:paraId="54BA7B51" w14:textId="7DE9602C" w14:noSpellErr="1">
                  <w:pPr>
                    <w:jc w:val="both"/>
                    <w:rPr>
                      <w:rFonts w:hAnsi="Calibri" w:eastAsia="" w:cs="Arial" w:hAnsiTheme="minorAscii" w:eastAsiaTheme="minorEastAsia" w:cstheme="minorBidi"/>
                      <w:lang w:val="en-GB"/>
                      <w:rPrChange w:author="Matthew Barbour" w:date="2017-09-05T10:30:55.3052397" w:id="429856286">
                        <w:rPr/>
                      </w:rPrChange>
                    </w:rPr>
                    <w:pPrChange w:author="Matthew Barbour" w:date="2017-09-05T10:30:55.3052397" w:id="1262786882">
                      <w:pPr>
                        <w:jc w:val="both"/>
                      </w:pPr>
                    </w:pPrChange>
                  </w:pPr>
                  <w:r w:rsidRPr="02687CF2">
                    <w:rPr>
                      <w:rFonts w:hAnsi="Calibri" w:eastAsia="" w:cs="Arial" w:hAnsiTheme="minorAscii" w:eastAsiaTheme="minorEastAsia" w:cstheme="minorBidi"/>
                      <w:lang w:val="en-GB"/>
                      <w:rPrChange w:author="Matthew Barbour" w:date="2017-09-05T10:30:55.3052397" w:id="1037063963">
                        <w:rPr>
                          <w:rFonts w:hAnsiTheme="minorHAnsi" w:eastAsiaTheme="minorEastAsia" w:cstheme="minorBidi"/>
                          <w:lang w:val="en-GB"/>
                        </w:rPr>
                      </w:rPrChange>
                    </w:rPr>
                    <w:t>T</w:t>
                  </w:r>
                  <w:r w:rsidRPr="02687CF2" w:rsidR="0045542C">
                    <w:rPr>
                      <w:rFonts w:hAnsi="Calibri" w:eastAsia="" w:cs="Arial" w:hAnsiTheme="minorAscii" w:eastAsiaTheme="minorEastAsia" w:cstheme="minorBidi"/>
                      <w:lang w:val="en-GB"/>
                      <w:rPrChange w:author="Matthew Barbour" w:date="2017-09-05T10:30:55.3052397" w:id="1564719756">
                        <w:rPr>
                          <w:rFonts w:hAnsiTheme="minorHAnsi" w:eastAsiaTheme="minorEastAsia" w:cstheme="minorBidi"/>
                          <w:lang w:val="en-GB"/>
                        </w:rPr>
                      </w:rPrChange>
                    </w:rPr>
                    <w:t>he number of functionally distinct species within a community</w:t>
                  </w:r>
                </w:p>
              </w:tc>
            </w:tr>
            <w:tr w:rsidRPr="00B11F54" w:rsidR="00584A2D" w:rsidTr="02687CF2" w14:paraId="63B75719" w14:textId="77777777">
              <w:tc>
                <w:tcPr>
                  <w:tcW w:w="2376" w:type="dxa"/>
                  <w:tcBorders>
                    <w:bottom w:val="single" w:color="auto" w:sz="4" w:space="0"/>
                  </w:tcBorders>
                  <w:tcMar/>
                  <w:tcPrChange w:author="Matthew Barbour" w:date="2017-09-05T10:30:55.3052397" w:id="505052032">
                    <w:tcPr>
                      <w:tcW w:w="2376" w:type="dxa"/>
                      <w:tcBorders>
                        <w:bottom w:val="single" w:color="auto" w:sz="4" w:space="0"/>
                      </w:tcBorders>
                    </w:tcPr>
                  </w:tcPrChange>
                </w:tcPr>
                <w:p w:rsidRPr="00B11F54" w:rsidR="00584A2D" w:rsidP="02687CF2" w:rsidRDefault="00584A2D" w14:paraId="64D9392B" w14:textId="697B714A" w14:noSpellErr="1">
                  <w:pPr>
                    <w:jc w:val="both"/>
                    <w:rPr>
                      <w:rFonts w:hAnsi="Calibri" w:eastAsia="" w:cs="Arial" w:hAnsiTheme="minorAscii" w:eastAsiaTheme="minorEastAsia" w:cstheme="minorBidi"/>
                      <w:lang w:val="en-GB"/>
                      <w:rPrChange w:author="Matthew Barbour" w:date="2017-09-05T10:30:55.3052397" w:id="1601996542">
                        <w:rPr/>
                      </w:rPrChange>
                    </w:rPr>
                    <w:pPrChange w:author="Matthew Barbour" w:date="2017-09-05T10:30:55.3052397" w:id="457769901">
                      <w:pPr>
                        <w:jc w:val="both"/>
                      </w:pPr>
                    </w:pPrChange>
                  </w:pPr>
                  <w:r w:rsidRPr="02687CF2">
                    <w:rPr>
                      <w:rFonts w:hAnsi="Calibri" w:eastAsia="" w:cs="Arial" w:hAnsiTheme="minorAscii" w:eastAsiaTheme="minorEastAsia" w:cstheme="minorBidi"/>
                      <w:lang w:val="en-GB"/>
                      <w:rPrChange w:author="Matthew Barbour" w:date="2017-09-05T10:30:55.3052397" w:id="1843998606">
                        <w:rPr>
                          <w:rFonts w:hAnsiTheme="minorHAnsi" w:eastAsiaTheme="minorEastAsia" w:cstheme="minorBidi"/>
                          <w:lang w:val="en-GB"/>
                        </w:rPr>
                      </w:rPrChange>
                    </w:rPr>
                    <w:t>Genetic diversity</w:t>
                  </w:r>
                </w:p>
              </w:tc>
              <w:tc>
                <w:tcPr>
                  <w:tcW w:w="6912" w:type="dxa"/>
                  <w:tcBorders>
                    <w:bottom w:val="single" w:color="auto" w:sz="4" w:space="0"/>
                  </w:tcBorders>
                  <w:tcMar/>
                  <w:tcPrChange w:author="Matthew Barbour" w:date="2017-09-05T10:30:55.3052397" w:id="354623134">
                    <w:tcPr>
                      <w:tcW w:w="6912" w:type="dxa"/>
                      <w:tcBorders>
                        <w:bottom w:val="single" w:color="auto" w:sz="4" w:space="0"/>
                      </w:tcBorders>
                    </w:tcPr>
                  </w:tcPrChange>
                </w:tcPr>
                <w:p w:rsidRPr="00B11F54" w:rsidR="00584A2D" w:rsidP="02687CF2" w:rsidRDefault="00DA2F53" w14:paraId="7C7305ED" w14:textId="7D1B81A0" w14:noSpellErr="1">
                  <w:pPr>
                    <w:jc w:val="both"/>
                    <w:rPr>
                      <w:rFonts w:hAnsi="Calibri" w:eastAsia="" w:cs="Arial" w:hAnsiTheme="minorAscii" w:eastAsiaTheme="minorEastAsia" w:cstheme="minorBidi"/>
                      <w:lang w:val="en-GB"/>
                      <w:rPrChange w:author="Matthew Barbour" w:date="2017-09-05T10:30:55.3052397" w:id="1016961555">
                        <w:rPr/>
                      </w:rPrChange>
                    </w:rPr>
                    <w:pPrChange w:author="Matthew Barbour" w:date="2017-09-05T10:30:55.3052397" w:id="698454008">
                      <w:pPr>
                        <w:jc w:val="both"/>
                      </w:pPr>
                    </w:pPrChange>
                  </w:pPr>
                  <w:r w:rsidRPr="02687CF2">
                    <w:rPr>
                      <w:rFonts w:hAnsi="Calibri" w:eastAsia="" w:cs="Arial" w:hAnsiTheme="minorAscii" w:eastAsiaTheme="minorEastAsia" w:cstheme="minorBidi"/>
                      <w:lang w:val="en-GB"/>
                      <w:rPrChange w:author="Matthew Barbour" w:date="2017-09-05T10:30:55.3052397" w:id="1323295213">
                        <w:rPr>
                          <w:rFonts w:hAnsiTheme="minorHAnsi" w:eastAsiaTheme="minorEastAsia" w:cstheme="minorBidi"/>
                          <w:lang w:val="en-GB"/>
                        </w:rPr>
                      </w:rPrChange>
                    </w:rPr>
                    <w:t>T</w:t>
                  </w:r>
                  <w:r w:rsidRPr="02687CF2" w:rsidR="0045542C">
                    <w:rPr>
                      <w:rFonts w:hAnsi="Calibri" w:eastAsia="" w:cs="Arial" w:hAnsiTheme="minorAscii" w:eastAsiaTheme="minorEastAsia" w:cstheme="minorBidi"/>
                      <w:lang w:val="en-GB"/>
                      <w:rPrChange w:author="Matthew Barbour" w:date="2017-09-05T10:30:55.3052397" w:id="59132888">
                        <w:rPr>
                          <w:rFonts w:hAnsiTheme="minorHAnsi" w:eastAsiaTheme="minorEastAsia" w:cstheme="minorBidi"/>
                          <w:lang w:val="en-GB"/>
                        </w:rPr>
                      </w:rPrChange>
                    </w:rPr>
                    <w:t>he number of genetic characteristics within a species</w:t>
                  </w:r>
                </w:p>
              </w:tc>
            </w:tr>
          </w:tbl>
          <w:p w:rsidRPr="00B11F54" w:rsidR="00584A2D" w:rsidP="00B07B3E" w:rsidRDefault="00584A2D" w14:paraId="6ECE0AC4" w14:textId="77777777">
            <w:pPr>
              <w:jc w:val="both"/>
              <w:rPr>
                <w:rFonts w:hAnsiTheme="minorHAnsi" w:eastAsiaTheme="minorEastAsia" w:cstheme="minorBidi"/>
                <w:lang w:val="en-GB"/>
              </w:rPr>
            </w:pPr>
          </w:p>
        </w:tc>
      </w:tr>
    </w:tbl>
    <w:p w:rsidR="00165236" w:rsidDel="3522F218" w:rsidP="00B07B3E" w:rsidRDefault="00165236" w14:paraId="2C7D04B3" w14:textId="04E5FF4D" w14:noSpellErr="1">
      <w:pPr>
        <w:pStyle w:val="Heading1"/>
        <w:jc w:val="both"/>
        <w:rPr>
          <w:del w:author="Matthew Barbour" w:date="2017-09-08T13:00:26.2288445" w:id="979086030"/>
          <w:rStyle w:val="Heading2Char"/>
          <w:b w:val="0"/>
          <w:bCs w:val="0"/>
          <w:color w:val="2F5496" w:themeColor="accent1" w:themeShade="BF"/>
          <w:sz w:val="32"/>
          <w:szCs w:val="32"/>
          <w:lang w:val="en-GB"/>
        </w:rPr>
      </w:pPr>
      <w:del w:author="Matthew Barbour" w:date="2017-09-08T13:00:26.2288445" w:id="85375664">
        <w:r w:rsidRPr="00B11F54" w:rsidDel="3522F218">
          <w:rPr>
            <w:rStyle w:val="Heading2Char"/>
            <w:b w:val="0"/>
            <w:bCs w:val="0"/>
            <w:color w:val="2F5496" w:themeColor="accent1" w:themeShade="BF"/>
            <w:sz w:val="32"/>
            <w:szCs w:val="32"/>
            <w:lang w:val="en-GB"/>
          </w:rPr>
          <w:delText xml:space="preserve">Current concepts </w:delText>
        </w:r>
      </w:del>
    </w:p>
    <w:p w:rsidRPr="00656A0F" w:rsidR="00CB4C21" w:rsidDel="3522F218" w:rsidP="0FC60CBE" w:rsidRDefault="00CB4C21" w14:paraId="22955321" w14:textId="55A2E08B" w14:noSpellErr="1">
      <w:pPr>
        <w:jc w:val="both"/>
        <w:rPr>
          <w:del w:author="Matthew Barbour" w:date="2017-09-08T13:00:26.2288445" w:id="1808570502"/>
          <w:b w:val="1"/>
          <w:bCs w:val="1"/>
          <w:rPrChange w:author="Matthew Barbour" w:date="2017-09-04T12:56:23.028208" w:id="616009521">
            <w:rPr/>
          </w:rPrChange>
        </w:rPr>
        <w:pPrChange w:author="Matthew Barbour" w:date="2017-09-04T12:56:23.028208" w:id="1328512230">
          <w:pPr>
            <w:jc w:val="both"/>
          </w:pPr>
        </w:pPrChange>
      </w:pPr>
      <w:del w:author="Matthew Barbour" w:date="2017-09-08T13:00:26.2288445" w:id="121133880">
        <w:r w:rsidRPr="1558BB6E" w:rsidDel="3522F218">
          <w:rPr>
            <w:b w:val="1"/>
            <w:bCs w:val="1"/>
            <w:rPrChange w:author="Matthew Barbour" w:date="2017-09-04T12:53:42.2177673" w:id="1735092405">
              <w:rPr>
                <w:b/>
              </w:rPr>
            </w:rPrChange>
          </w:rPr>
          <w:delText>Stability</w:delText>
        </w:r>
      </w:del>
    </w:p>
    <w:p w:rsidR="003E275D" w:rsidDel="3522F218" w:rsidP="00B07B3E" w:rsidRDefault="003E275D" w14:paraId="6F0DB6D2" w14:textId="77777777" w14:noSpellErr="1">
      <w:pPr>
        <w:jc w:val="both"/>
        <w:rPr>
          <w:del w:author="Matthew Barbour" w:date="2017-09-08T13:00:26.2288445" w:id="1104755887"/>
        </w:rPr>
      </w:pPr>
      <w:del w:author="Matthew Barbour" w:date="2017-09-08T13:00:26.2288445" w:id="905931842">
        <w:r w:rsidDel="3522F218">
          <w:rPr/>
          <w:delText xml:space="preserve">Measuring and predicting stability of ecosystems is of major importance, to understand the consequences of human-driven perturbations such as land-use change, climate change, invasions or extinctions, and for biodiversity conservation and maintaining ecosystem services. </w:delText>
        </w:r>
      </w:del>
    </w:p>
    <w:p w:rsidR="003E275D" w:rsidDel="3522F218" w:rsidP="00B07B3E" w:rsidRDefault="003E275D" w14:paraId="7C2B9BBC" w14:noSpellErr="1" w14:textId="02578835">
      <w:pPr>
        <w:jc w:val="both"/>
        <w:rPr>
          <w:del w:author="Matthew Barbour" w:date="2017-09-08T13:00:26.2288445" w:id="854868795"/>
        </w:rPr>
      </w:pPr>
      <w:del w:author="Matthew Barbour" w:date="2017-09-08T13:00:26.2288445" w:id="2046068080">
        <w:r w:rsidDel="3522F218">
          <w:rPr/>
          <w:delText>However, definitions and thus measures of ecosystem</w:delText>
        </w:r>
      </w:del>
      <w:del w:author="Matthew Barbour" w:date="2017-09-04T12:51:30.9725741" w:id="1118274922">
        <w:r w:rsidDel="42A7856A">
          <w:delText xml:space="preserve">s</w:delText>
        </w:r>
      </w:del>
      <w:del w:author="Matthew Barbour" w:date="2017-09-08T13:00:26.2288445" w:id="1529168899">
        <w:r w:rsidDel="3522F218">
          <w:rPr/>
          <w:delText xml:space="preserve"> stability are multiple</w:delText>
        </w:r>
        <w:r w:rsidDel="3522F218" w:rsidR="003D3C81">
          <w:rPr/>
          <w:delText xml:space="preserve"> (</w:delText>
        </w:r>
        <w:r w:rsidRPr="005C21AC" w:rsidDel="3522F218" w:rsidR="003D3C81">
          <w:rPr/>
          <w:delText>Ives &amp; Carpenter, 2007</w:delText>
        </w:r>
        <w:r w:rsidDel="3522F218" w:rsidR="003D3C81">
          <w:rPr/>
          <w:delText>)</w:delText>
        </w:r>
        <w:r w:rsidDel="3522F218">
          <w:rPr/>
          <w:delText>. They depend on the type of system; whether it has multiple stable states, fluctuations</w:delText>
        </w:r>
        <w:r w:rsidDel="3522F218" w:rsidR="00FF0C23">
          <w:rPr/>
          <w:delText>, or one unique stable state</w:delText>
        </w:r>
        <w:r w:rsidDel="3522F218">
          <w:rPr/>
          <w:delText xml:space="preserve">. Measures also depend on the type of perturbation: (i) resistance, resilience and variability are the most common measures and are used with shock perturbations; (ii) speed of change and resistance are used in case of </w:delText>
        </w:r>
        <w:r w:rsidDel="3522F218">
          <w:rPr/>
          <w:delText>“</w:delText>
        </w:r>
        <w:r w:rsidDel="3522F218">
          <w:rPr/>
          <w:delText>press changes</w:delText>
        </w:r>
        <w:r w:rsidDel="3522F218">
          <w:rPr/>
          <w:delText>”</w:delText>
        </w:r>
        <w:r w:rsidDel="3522F218">
          <w:rPr/>
          <w:delText>; (iii) success of invasion and secondary extinctions are used in case of extinctions or invasions</w:delText>
        </w:r>
        <w:r w:rsidDel="3522F218" w:rsidR="003D3C81">
          <w:rPr/>
          <w:delText xml:space="preserve">. </w:delText>
        </w:r>
        <w:r w:rsidDel="3522F218">
          <w:rPr/>
          <w:delText>These</w:delText>
        </w:r>
        <w:r w:rsidRPr="00EC10DB" w:rsidDel="3522F218">
          <w:rPr/>
          <w:delText xml:space="preserve"> measures </w:delText>
        </w:r>
        <w:r w:rsidDel="3522F218">
          <w:rPr/>
          <w:delText xml:space="preserve">of stability </w:delText>
        </w:r>
        <w:r w:rsidRPr="00EC10DB" w:rsidDel="3522F218">
          <w:rPr/>
          <w:delText>usually consider</w:delText>
        </w:r>
        <w:r w:rsidDel="3522F218">
          <w:rPr/>
          <w:delText xml:space="preserve"> </w:delText>
        </w:r>
        <w:r w:rsidRPr="00EC10DB" w:rsidDel="3522F218">
          <w:rPr/>
          <w:delText>the species density</w:delText>
        </w:r>
        <w:r w:rsidDel="3522F218" w:rsidR="00FF0C23">
          <w:rPr/>
          <w:delText xml:space="preserve">, </w:delText>
        </w:r>
        <w:r w:rsidRPr="00EC10DB" w:rsidDel="3522F218">
          <w:rPr/>
          <w:delText xml:space="preserve">or </w:delText>
        </w:r>
        <w:r w:rsidDel="3522F218">
          <w:rPr/>
          <w:delText xml:space="preserve">sometimes their </w:delText>
        </w:r>
        <w:r w:rsidRPr="00EC10DB" w:rsidDel="3522F218">
          <w:rPr/>
          <w:delText>persistence</w:delText>
        </w:r>
        <w:r w:rsidDel="3522F218">
          <w:rPr/>
          <w:delText>,</w:delText>
        </w:r>
        <w:r w:rsidRPr="00EC10DB" w:rsidDel="3522F218">
          <w:rPr/>
          <w:delText xml:space="preserve"> at </w:delText>
        </w:r>
        <w:r w:rsidDel="3522F218">
          <w:rPr/>
          <w:delText xml:space="preserve">the </w:delText>
        </w:r>
        <w:r w:rsidRPr="00EC10DB" w:rsidDel="3522F218">
          <w:rPr/>
          <w:delText>community level.</w:delText>
        </w:r>
      </w:del>
    </w:p>
    <w:p w:rsidRPr="002E091D" w:rsidR="00CB4C21" w:rsidDel="3522F218" w:rsidP="42A7856A" w:rsidRDefault="00232787" w14:paraId="057962E2" w14:noSpellErr="1" w14:textId="6170BA81">
      <w:pPr>
        <w:jc w:val="both"/>
        <w:rPr>
          <w:del w:author="Matthew Barbour" w:date="2017-09-08T13:00:26.2288445" w:id="210956267"/>
          <w:rFonts w:hAnsi="Calibri" w:eastAsia="" w:cs="Arial" w:hAnsiTheme="minorAscii" w:eastAsiaTheme="minorEastAsia" w:cstheme="minorBidi"/>
          <w:b w:val="1"/>
          <w:bCs w:val="1"/>
          <w:rPrChange w:author="Matthew Barbour" w:date="2017-09-04T12:51:30.9725741" w:id="1192429435">
            <w:rPr/>
          </w:rPrChange>
        </w:rPr>
        <w:pPrChange w:author="Matthew Barbour" w:date="2017-09-04T12:51:30.9725741" w:id="784220131">
          <w:pPr>
            <w:jc w:val="both"/>
          </w:pPr>
        </w:pPrChange>
      </w:pPr>
      <w:del w:author="Matthew Barbour" w:date="2017-09-08T13:00:26.2288445" w:id="170438305">
        <w:r w:rsidDel="3522F218">
          <w:rPr/>
          <w:lastRenderedPageBreak/>
          <w:delText xml:space="preserve">Hypothesis behind the relationship between diversity and stability </w:delText>
        </w:r>
        <w:r w:rsidDel="3522F218" w:rsidR="003E275D">
          <w:rPr/>
          <w:delText>was that diversity promoted</w:delText>
        </w:r>
        <w:r w:rsidDel="3522F218">
          <w:rPr/>
          <w:delText xml:space="preserve"> differential responses </w:delText>
        </w:r>
        <w:r w:rsidRPr="00C471FD" w:rsidDel="3522F218">
          <w:rPr/>
          <w:delText>from species to perturbation</w:delText>
        </w:r>
        <w:r w:rsidRPr="00C471FD" w:rsidDel="3522F218" w:rsidR="00DA2F53">
          <w:rPr/>
          <w:delText>s</w:delText>
        </w:r>
        <w:r w:rsidRPr="00C471FD" w:rsidDel="3522F218">
          <w:rPr/>
          <w:delText xml:space="preserve">. </w:delText>
        </w:r>
        <w:r w:rsidRPr="00C471FD" w:rsidDel="3522F218" w:rsidR="003E275D">
          <w:rPr/>
          <w:delText>But s</w:delText>
        </w:r>
        <w:r w:rsidRPr="00C471FD" w:rsidDel="3522F218" w:rsidR="00541C21">
          <w:rPr/>
          <w:delText xml:space="preserve">ince </w:delText>
        </w:r>
        <w:r w:rsidRPr="00C471FD" w:rsidDel="3522F218" w:rsidR="002C586D">
          <w:rPr/>
          <w:delText xml:space="preserve">May </w:delText>
        </w:r>
        <w:r w:rsidRPr="00C471FD" w:rsidDel="3522F218" w:rsidR="00541C21">
          <w:rPr/>
          <w:delText>in 19</w:delText>
        </w:r>
        <w:r w:rsidDel="3522F218" w:rsidR="00E2501A">
          <w:rPr/>
          <w:delText xml:space="preserve"> </w:delText>
        </w:r>
        <w:r w:rsidRPr="00C471FD" w:rsidDel="3522F218" w:rsidR="00E2501A">
          <w:rPr/>
          <w:delText>challenged</w:delText>
        </w:r>
        <w:r w:rsidRPr="00C471FD" w:rsidDel="3522F218" w:rsidR="00541C21">
          <w:rPr/>
          <w:delText xml:space="preserve"> </w:delText>
        </w:r>
        <w:r w:rsidRPr="00C471FD" w:rsidDel="3522F218" w:rsidR="00FF0C23">
          <w:rPr/>
          <w:delText>this idea of a positive correlation</w:delText>
        </w:r>
        <w:r w:rsidRPr="00C471FD" w:rsidDel="3522F218" w:rsidR="00541C21">
          <w:rPr/>
          <w:delText>, numerous</w:delText>
        </w:r>
        <w:r w:rsidRPr="00C471FD" w:rsidDel="3522F218" w:rsidR="002C586D">
          <w:rPr/>
          <w:delText xml:space="preserve"> theoretical studies </w:delText>
        </w:r>
        <w:r w:rsidRPr="00C471FD" w:rsidDel="3522F218" w:rsidR="00FF0C23">
          <w:rPr/>
          <w:delText xml:space="preserve">based on mathematical models </w:delText>
        </w:r>
        <w:r w:rsidRPr="00C471FD" w:rsidDel="3522F218" w:rsidR="00541C21">
          <w:rPr/>
          <w:delText>fed</w:delText>
        </w:r>
        <w:r w:rsidRPr="00C471FD" w:rsidDel="3522F218" w:rsidR="002C586D">
          <w:rPr/>
          <w:delText xml:space="preserve"> the current debate on diversity-stability hypothesis</w:delText>
        </w:r>
        <w:r w:rsidDel="3522F218" w:rsidR="0099112A">
          <w:rPr/>
          <w:delText xml:space="preserve"> finding that</w:delText>
        </w:r>
        <w:r w:rsidRPr="00C471FD" w:rsidDel="3522F218">
          <w:rPr/>
          <w:delText xml:space="preserve"> the relationship can vary depending on the definition of stability and the type of perturbation (</w:delText>
        </w:r>
        <w:r w:rsidRPr="00C471FD" w:rsidDel="3522F218" w:rsidR="00920AA6">
          <w:rPr/>
          <w:delText>Ives &amp; Carpenter, 2007</w:delText>
        </w:r>
        <w:r w:rsidRPr="00C471FD" w:rsidDel="3522F218" w:rsidR="003E275D">
          <w:rPr/>
          <w:delText>).</w:delText>
        </w:r>
        <w:r w:rsidRPr="00C471FD" w:rsidDel="3522F218">
          <w:rPr/>
          <w:delText xml:space="preserve"> The discrepancy between modeling results and empirical observations </w:delText>
        </w:r>
        <w:r w:rsidRPr="00C471FD" w:rsidDel="3522F218" w:rsidR="00885EE5">
          <w:rPr/>
          <w:delText>led to</w:delText>
        </w:r>
        <w:r w:rsidRPr="00C471FD" w:rsidDel="3522F218">
          <w:rPr/>
          <w:delText xml:space="preserve"> the consensus that diversity it is not </w:delText>
        </w:r>
        <w:r w:rsidDel="3522F218" w:rsidR="0099112A">
          <w:rPr/>
          <w:delText>a</w:delText>
        </w:r>
        <w:r w:rsidRPr="00C471FD" w:rsidDel="3522F218" w:rsidR="0099112A">
          <w:rPr/>
          <w:delText xml:space="preserve"> </w:delText>
        </w:r>
        <w:r w:rsidRPr="00C471FD" w:rsidDel="3522F218">
          <w:rPr/>
          <w:delText xml:space="preserve">primary driver: other mechanisms </w:delText>
        </w:r>
        <w:r w:rsidRPr="00C471FD" w:rsidDel="3522F218" w:rsidR="00FF0C23">
          <w:rPr/>
          <w:delText>must be</w:delText>
        </w:r>
        <w:r w:rsidRPr="00C471FD" w:rsidDel="3522F218">
          <w:rPr/>
          <w:delText xml:space="preserve"> involved.</w:delText>
        </w:r>
        <w:r w:rsidRPr="00C471FD" w:rsidDel="3522F218" w:rsidR="001A4010">
          <w:rPr/>
          <w:delText xml:space="preserve"> </w:delText>
        </w:r>
        <w:r w:rsidRPr="00C471FD" w:rsidDel="3522F218" w:rsidR="00541C21">
          <w:rPr/>
          <w:delText xml:space="preserve">Since then, many </w:delText>
        </w:r>
        <w:r w:rsidRPr="00C471FD" w:rsidDel="3522F218" w:rsidR="00622589">
          <w:rPr/>
          <w:delText>hypotheses</w:delText>
        </w:r>
        <w:r w:rsidRPr="00C471FD" w:rsidDel="3522F218" w:rsidR="00541C21">
          <w:rPr/>
          <w:delText xml:space="preserve"> have been proposed. </w:delText>
        </w:r>
        <w:r w:rsidRPr="00C471FD" w:rsidDel="3522F218" w:rsidR="00D61618">
          <w:rPr/>
          <w:delText xml:space="preserve">Species interaction with their environment, </w:delText>
        </w:r>
        <w:r w:rsidRPr="00C471FD" w:rsidDel="3522F218" w:rsidR="001A4010">
          <w:rPr/>
          <w:delText xml:space="preserve">for example </w:delText>
        </w:r>
        <w:r w:rsidRPr="00C471FD" w:rsidDel="3522F218" w:rsidR="00D61618">
          <w:rPr/>
          <w:delText>their sensitivity to perturbations, could be one of the mechanisms driving system stability</w:delText>
        </w:r>
        <w:r w:rsidRPr="00C471FD" w:rsidDel="3522F218" w:rsidR="003D3C81">
          <w:rPr/>
          <w:delText>;</w:delText>
        </w:r>
        <w:r w:rsidRPr="00C471FD" w:rsidDel="3522F218" w:rsidR="00D61618">
          <w:rPr/>
          <w:delText xml:space="preserve"> </w:delText>
        </w:r>
        <w:r w:rsidRPr="00C471FD" w:rsidDel="3522F218" w:rsidR="00920AA6">
          <w:rPr/>
          <w:delText>k</w:delText>
        </w:r>
        <w:r w:rsidRPr="00C471FD" w:rsidDel="3522F218" w:rsidR="00EB45B3">
          <w:rPr/>
          <w:delText>ey</w:delText>
        </w:r>
        <w:r w:rsidRPr="00C471FD" w:rsidDel="3522F218" w:rsidR="00D61618">
          <w:rPr/>
          <w:delText xml:space="preserve"> species</w:delText>
        </w:r>
        <w:r w:rsidRPr="00C471FD" w:rsidDel="3522F218" w:rsidR="00EB45B3">
          <w:rPr/>
          <w:delText xml:space="preserve"> may also play a hidden role</w:delText>
        </w:r>
        <w:r w:rsidRPr="00C471FD" w:rsidDel="3522F218" w:rsidR="00D61618">
          <w:rPr/>
          <w:delText xml:space="preserve"> </w:delText>
        </w:r>
        <w:r w:rsidRPr="00C471FD" w:rsidDel="3522F218" w:rsidR="00EB45B3">
          <w:rPr/>
          <w:delText xml:space="preserve">and should be </w:delText>
        </w:r>
        <w:r w:rsidRPr="00C471FD" w:rsidDel="3522F218" w:rsidR="00D61618">
          <w:rPr/>
          <w:delText>empirical</w:delText>
        </w:r>
        <w:r w:rsidRPr="00C471FD" w:rsidDel="3522F218" w:rsidR="00EB45B3">
          <w:rPr/>
          <w:delText>ly investigated in a</w:delText>
        </w:r>
        <w:r w:rsidRPr="00C471FD" w:rsidDel="3522F218" w:rsidR="00D61618">
          <w:rPr/>
          <w:delText xml:space="preserve"> </w:delText>
        </w:r>
        <w:r w:rsidRPr="00C471FD" w:rsidDel="3522F218" w:rsidR="00EB45B3">
          <w:rPr/>
          <w:delText>case-by-case</w:delText>
        </w:r>
        <w:r w:rsidRPr="00C471FD" w:rsidDel="3522F218" w:rsidR="00D61618">
          <w:rPr/>
          <w:delText xml:space="preserve"> </w:delText>
        </w:r>
        <w:r w:rsidRPr="00C471FD" w:rsidDel="3522F218" w:rsidR="00EB45B3">
          <w:rPr/>
          <w:delText>way.</w:delText>
        </w:r>
      </w:del>
    </w:p>
    <w:p w:rsidRPr="00C471FD" w:rsidR="00FB140E" w:rsidDel="3522F218" w:rsidP="02687CF2" w:rsidRDefault="00CB4C21" w14:paraId="772F1F99" w14:textId="619AF5C3" w14:noSpellErr="1">
      <w:pPr>
        <w:jc w:val="both"/>
        <w:rPr>
          <w:del w:author="Matthew Barbour" w:date="2017-09-08T13:00:26.2288445" w:id="603741768"/>
          <w:b w:val="1"/>
          <w:bCs w:val="1"/>
          <w:rPrChange w:author="Matthew Barbour" w:date="2017-09-05T10:30:55.3052397" w:id="625583193">
            <w:rPr/>
          </w:rPrChange>
        </w:rPr>
        <w:pPrChange w:author="Matthew Barbour" w:date="2017-09-05T10:30:55.3052397" w:id="1734599078">
          <w:pPr>
            <w:jc w:val="both"/>
          </w:pPr>
        </w:pPrChange>
      </w:pPr>
      <w:del w:author="Matthew Barbour" w:date="2017-09-08T13:00:26.2288445" w:id="159563040">
        <w:r w:rsidRPr="02687CF2" w:rsidDel="3522F218">
          <w:rPr>
            <w:rFonts w:hAnsi="Calibri" w:eastAsia="" w:cs="Arial" w:hAnsiTheme="minorAscii" w:eastAsiaTheme="minorEastAsia" w:cstheme="minorBidi"/>
            <w:b w:val="1"/>
            <w:bCs w:val="1"/>
            <w:lang w:val="en-GB"/>
            <w:rPrChange w:author="Matthew Barbour" w:date="2017-09-05T10:30:55.3052397" w:id="96453805">
              <w:rPr>
                <w:rFonts w:hAnsiTheme="minorHAnsi" w:eastAsiaTheme="minorEastAsia" w:cstheme="minorBidi"/>
                <w:b/>
                <w:lang w:val="en-GB"/>
              </w:rPr>
            </w:rPrChange>
          </w:rPr>
          <w:delText>Functional</w:delText>
        </w:r>
        <w:r w:rsidRPr="02687CF2" w:rsidDel="3522F218" w:rsidR="003A0344">
          <w:rPr>
            <w:rFonts w:hAnsi="Calibri" w:eastAsia="" w:cs="Arial" w:hAnsiTheme="minorAscii" w:eastAsiaTheme="minorEastAsia" w:cstheme="minorBidi"/>
            <w:b w:val="1"/>
            <w:bCs w:val="1"/>
            <w:lang w:val="en-GB"/>
            <w:rPrChange w:author="Matthew Barbour" w:date="2017-09-05T10:30:55.3052397" w:id="1692194431">
              <w:rPr>
                <w:rFonts w:hAnsiTheme="minorHAnsi" w:eastAsiaTheme="minorEastAsia" w:cstheme="minorBidi"/>
                <w:b/>
                <w:lang w:val="en-GB"/>
              </w:rPr>
            </w:rPrChange>
          </w:rPr>
          <w:delText xml:space="preserve"> and genetic</w:delText>
        </w:r>
        <w:r w:rsidRPr="02687CF2" w:rsidDel="3522F218">
          <w:rPr>
            <w:rFonts w:hAnsi="Calibri" w:eastAsia="" w:cs="Arial" w:hAnsiTheme="minorAscii" w:eastAsiaTheme="minorEastAsia" w:cstheme="minorBidi"/>
            <w:b w:val="1"/>
            <w:bCs w:val="1"/>
            <w:lang w:val="en-GB"/>
            <w:rPrChange w:author="Matthew Barbour" w:date="2017-09-05T10:30:55.3052397" w:id="1562573216">
              <w:rPr>
                <w:rFonts w:hAnsiTheme="minorHAnsi" w:eastAsiaTheme="minorEastAsia" w:cstheme="minorBidi"/>
                <w:b/>
                <w:lang w:val="en-GB"/>
              </w:rPr>
            </w:rPrChange>
          </w:rPr>
          <w:delText xml:space="preserve"> diversity</w:delText>
        </w:r>
      </w:del>
    </w:p>
    <w:p w:rsidRPr="00B11F54" w:rsidR="00FB140E" w:rsidDel="3522F218" w:rsidP="0FC60CBE" w:rsidRDefault="00622589" w14:paraId="1EAAED85" w14:textId="0060D020" w14:noSpellErr="1">
      <w:pPr>
        <w:jc w:val="both"/>
        <w:rPr>
          <w:del w:author="Matthew Barbour" w:date="2017-09-08T13:00:26.2288445" w:id="516151200"/>
          <w:rFonts w:hAnsi="Calibri" w:eastAsia="" w:cs="Arial" w:hAnsiTheme="minorAscii" w:eastAsiaTheme="minorEastAsia" w:cstheme="minorBidi"/>
          <w:lang w:val="en-GB"/>
          <w:rPrChange w:author="Matthew Barbour" w:date="2017-09-04T12:56:23.028208" w:id="1316180844">
            <w:rPr/>
          </w:rPrChange>
        </w:rPr>
        <w:pPrChange w:author="Matthew Barbour" w:date="2017-09-04T12:56:23.028208" w:id="2034106803">
          <w:pPr>
            <w:jc w:val="both"/>
          </w:pPr>
        </w:pPrChange>
      </w:pPr>
      <w:del w:author="Matthew Barbour" w:date="2017-09-08T13:00:26.2288445" w:id="986808284">
        <w:r w:rsidRPr="1E366950" w:rsidDel="3522F218">
          <w:rPr>
            <w:rFonts w:hAnsi="Calibri" w:eastAsia="" w:cs="Arial" w:hAnsiTheme="minorAscii" w:eastAsiaTheme="minorEastAsia" w:cstheme="minorBidi"/>
            <w:lang w:val="en-GB"/>
            <w:rPrChange w:author="Matthew Barbour" w:date="2017-09-04T12:55:23.6087133" w:id="1883838103">
              <w:rPr>
                <w:rFonts w:hAnsiTheme="minorHAnsi" w:eastAsiaTheme="minorEastAsia" w:cstheme="minorBidi"/>
                <w:lang w:val="en-GB"/>
              </w:rPr>
            </w:rPrChange>
          </w:rPr>
          <w:delText>Another</w:delText>
        </w:r>
      </w:del>
      <w:del w:author="Matthew Barbour" w:date="2017-09-08T13:00:26.2288445" w:id="943226955">
        <w:r w:rsidRPr="1E366950" w:rsidDel="3522F218" w:rsidR="004E2EF2">
          <w:rPr>
            <w:rFonts w:hAnsi="Calibri" w:eastAsia="" w:cs="Arial" w:hAnsiTheme="minorAscii" w:eastAsiaTheme="minorEastAsia" w:cstheme="minorBidi"/>
            <w:lang w:val="en-GB"/>
            <w:rPrChange w:author="Matthew Barbour" w:date="2017-09-04T12:55:23.6087133" w:id="1621204859">
              <w:rPr>
                <w:rFonts w:hAnsiTheme="minorHAnsi" w:eastAsiaTheme="minorEastAsia" w:cstheme="minorBidi"/>
                <w:lang w:val="en-GB"/>
              </w:rPr>
            </w:rPrChange>
          </w:rPr>
          <w:delText xml:space="preserve"> mechanism </w:delText>
        </w:r>
        <w:r w:rsidRPr="1E366950" w:rsidDel="3522F218" w:rsidR="00826DB6">
          <w:rPr>
            <w:rFonts w:hAnsi="Calibri" w:eastAsia="" w:cs="Arial" w:hAnsiTheme="minorAscii" w:eastAsiaTheme="minorEastAsia" w:cstheme="minorBidi"/>
            <w:lang w:val="en-GB"/>
            <w:rPrChange w:author="Matthew Barbour" w:date="2017-09-04T12:55:23.6087133" w:id="511903004">
              <w:rPr>
                <w:rFonts w:hAnsiTheme="minorHAnsi" w:eastAsiaTheme="minorEastAsia" w:cstheme="minorBidi"/>
                <w:lang w:val="en-GB"/>
              </w:rPr>
            </w:rPrChange>
          </w:rPr>
          <w:delText>proposed recently is that functional diversity</w:delText>
        </w:r>
        <w:r w:rsidRPr="1E366950" w:rsidDel="3522F218" w:rsidR="0002331D">
          <w:rPr>
            <w:rFonts w:hAnsi="Calibri" w:eastAsia="" w:cs="Arial" w:hAnsiTheme="minorAscii" w:eastAsiaTheme="minorEastAsia" w:cstheme="minorBidi"/>
            <w:lang w:val="en-GB"/>
            <w:rPrChange w:author="Matthew Barbour" w:date="2017-09-04T12:55:23.6087133" w:id="674194065">
              <w:rPr>
                <w:rFonts w:hAnsiTheme="minorHAnsi" w:eastAsiaTheme="minorEastAsia" w:cstheme="minorBidi"/>
                <w:lang w:val="en-GB"/>
              </w:rPr>
            </w:rPrChange>
          </w:rPr>
          <w:delText>, rather than species diversity, relates more to ecosystem stability.</w:delText>
        </w:r>
        <w:r w:rsidRPr="1E366950" w:rsidDel="3522F218" w:rsidR="004E2EF2">
          <w:rPr>
            <w:rFonts w:hAnsi="Calibri" w:eastAsia="" w:cs="Arial" w:hAnsiTheme="minorAscii" w:eastAsiaTheme="minorEastAsia" w:cstheme="minorBidi"/>
            <w:lang w:val="en-GB"/>
            <w:rPrChange w:author="Matthew Barbour" w:date="2017-09-04T12:55:23.6087133" w:id="277508505">
              <w:rPr>
                <w:rFonts w:hAnsiTheme="minorHAnsi" w:eastAsiaTheme="minorEastAsia" w:cstheme="minorBidi"/>
                <w:lang w:val="en-GB"/>
              </w:rPr>
            </w:rPrChange>
          </w:rPr>
          <w:delText xml:space="preserve"> </w:delText>
        </w:r>
        <w:r w:rsidRPr="1E366950" w:rsidDel="3522F218" w:rsidR="0002331D">
          <w:rPr>
            <w:rFonts w:hAnsi="Calibri" w:eastAsia="" w:cs="Arial" w:hAnsiTheme="minorAscii" w:eastAsiaTheme="minorEastAsia" w:cstheme="minorBidi"/>
            <w:lang w:val="en-GB"/>
            <w:rPrChange w:author="Matthew Barbour" w:date="2017-09-04T12:55:23.6087133" w:id="1385548961">
              <w:rPr>
                <w:rFonts w:hAnsiTheme="minorHAnsi" w:eastAsiaTheme="minorEastAsia" w:cstheme="minorBidi"/>
                <w:lang w:val="en-GB"/>
              </w:rPr>
            </w:rPrChange>
          </w:rPr>
          <w:delText>T</w:delText>
        </w:r>
        <w:r w:rsidRPr="1E366950" w:rsidDel="3522F218" w:rsidR="004E2EF2">
          <w:rPr>
            <w:rFonts w:hAnsi="Calibri" w:eastAsia="" w:cs="Arial" w:hAnsiTheme="minorAscii" w:eastAsiaTheme="minorEastAsia" w:cstheme="minorBidi"/>
            <w:lang w:val="en-GB"/>
            <w:rPrChange w:author="Matthew Barbour" w:date="2017-09-04T12:55:23.6087133" w:id="1626846869">
              <w:rPr>
                <w:rFonts w:hAnsiTheme="minorHAnsi" w:eastAsiaTheme="minorEastAsia" w:cstheme="minorBidi"/>
                <w:lang w:val="en-GB"/>
              </w:rPr>
            </w:rPrChange>
          </w:rPr>
          <w:delText xml:space="preserve">he positive effect of species </w:delText>
        </w:r>
        <w:r w:rsidRPr="1E366950" w:rsidDel="3522F218" w:rsidR="0002331D">
          <w:rPr>
            <w:rFonts w:hAnsi="Calibri" w:eastAsia="" w:cs="Arial" w:hAnsiTheme="minorAscii" w:eastAsiaTheme="minorEastAsia" w:cstheme="minorBidi"/>
            <w:lang w:val="en-GB"/>
            <w:rPrChange w:author="Matthew Barbour" w:date="2017-09-04T12:55:23.6087133" w:id="754077957">
              <w:rPr>
                <w:rFonts w:hAnsiTheme="minorHAnsi" w:eastAsiaTheme="minorEastAsia" w:cstheme="minorBidi"/>
                <w:lang w:val="en-GB"/>
              </w:rPr>
            </w:rPrChange>
          </w:rPr>
          <w:delText>diversity</w:delText>
        </w:r>
        <w:r w:rsidRPr="1E366950" w:rsidDel="3522F218" w:rsidR="004E2EF2">
          <w:rPr>
            <w:rFonts w:hAnsi="Calibri" w:eastAsia="" w:cs="Arial" w:hAnsiTheme="minorAscii" w:eastAsiaTheme="minorEastAsia" w:cstheme="minorBidi"/>
            <w:lang w:val="en-GB"/>
            <w:rPrChange w:author="Matthew Barbour" w:date="2017-09-04T12:55:23.6087133" w:id="965986283">
              <w:rPr>
                <w:rFonts w:hAnsiTheme="minorHAnsi" w:eastAsiaTheme="minorEastAsia" w:cstheme="minorBidi"/>
                <w:lang w:val="en-GB"/>
              </w:rPr>
            </w:rPrChange>
          </w:rPr>
          <w:delText xml:space="preserve"> </w:delText>
        </w:r>
        <w:r w:rsidRPr="1E366950" w:rsidDel="3522F218" w:rsidR="001D2F20">
          <w:rPr>
            <w:rFonts w:hAnsi="Calibri" w:eastAsia="" w:cs="Arial" w:hAnsiTheme="minorAscii" w:eastAsiaTheme="minorEastAsia" w:cstheme="minorBidi"/>
            <w:lang w:val="en-GB"/>
            <w:rPrChange w:author="Matthew Barbour" w:date="2017-09-04T12:55:23.6087133" w:id="130969138">
              <w:rPr>
                <w:rFonts w:hAnsiTheme="minorHAnsi" w:eastAsiaTheme="minorEastAsia" w:cstheme="minorBidi"/>
                <w:lang w:val="en-GB"/>
              </w:rPr>
            </w:rPrChange>
          </w:rPr>
          <w:delText xml:space="preserve">on stability </w:delText>
        </w:r>
        <w:r w:rsidRPr="1E366950" w:rsidDel="3522F218" w:rsidR="004E2EF2">
          <w:rPr>
            <w:rFonts w:hAnsi="Calibri" w:eastAsia="" w:cs="Arial" w:hAnsiTheme="minorAscii" w:eastAsiaTheme="minorEastAsia" w:cstheme="minorBidi"/>
            <w:lang w:val="en-GB"/>
            <w:rPrChange w:author="Matthew Barbour" w:date="2017-09-04T12:55:23.6087133" w:id="1742899962">
              <w:rPr>
                <w:rFonts w:hAnsiTheme="minorHAnsi" w:eastAsiaTheme="minorEastAsia" w:cstheme="minorBidi"/>
                <w:lang w:val="en-GB"/>
              </w:rPr>
            </w:rPrChange>
          </w:rPr>
          <w:delText xml:space="preserve">found in earlier experiments is not a pure species effect, </w:delText>
        </w:r>
        <w:r w:rsidRPr="1E366950" w:rsidDel="3522F218" w:rsidR="00EB45B3">
          <w:rPr>
            <w:rFonts w:hAnsi="Calibri" w:eastAsia="" w:cs="Arial" w:hAnsiTheme="minorAscii" w:eastAsiaTheme="minorEastAsia" w:cstheme="minorBidi"/>
            <w:lang w:val="en-GB"/>
            <w:rPrChange w:author="Matthew Barbour" w:date="2017-09-04T12:55:23.6087133" w:id="1867513689">
              <w:rPr>
                <w:rFonts w:hAnsiTheme="minorHAnsi" w:eastAsiaTheme="minorEastAsia" w:cstheme="minorBidi"/>
                <w:lang w:val="en-GB"/>
              </w:rPr>
            </w:rPrChange>
          </w:rPr>
          <w:delText xml:space="preserve">but is </w:delText>
        </w:r>
        <w:r w:rsidRPr="1E366950" w:rsidDel="3522F218" w:rsidR="004E2EF2">
          <w:rPr>
            <w:rFonts w:hAnsi="Calibri" w:eastAsia="" w:cs="Arial" w:hAnsiTheme="minorAscii" w:eastAsiaTheme="minorEastAsia" w:cstheme="minorBidi"/>
            <w:lang w:val="en-GB"/>
            <w:rPrChange w:author="Matthew Barbour" w:date="2017-09-04T12:55:23.6087133" w:id="173083778">
              <w:rPr>
                <w:rFonts w:hAnsiTheme="minorHAnsi" w:eastAsiaTheme="minorEastAsia" w:cstheme="minorBidi"/>
                <w:lang w:val="en-GB"/>
              </w:rPr>
            </w:rPrChange>
          </w:rPr>
          <w:delText xml:space="preserve">rather </w:delText>
        </w:r>
        <w:r w:rsidRPr="1E366950" w:rsidDel="3522F218" w:rsidR="001D2F20">
          <w:rPr>
            <w:rFonts w:hAnsi="Calibri" w:eastAsia="" w:cs="Arial" w:hAnsiTheme="minorAscii" w:eastAsiaTheme="minorEastAsia" w:cstheme="minorBidi"/>
            <w:lang w:val="en-GB"/>
            <w:rPrChange w:author="Matthew Barbour" w:date="2017-09-04T12:55:23.6087133" w:id="533828562">
              <w:rPr>
                <w:rFonts w:hAnsiTheme="minorHAnsi" w:eastAsiaTheme="minorEastAsia" w:cstheme="minorBidi"/>
                <w:lang w:val="en-GB"/>
              </w:rPr>
            </w:rPrChange>
          </w:rPr>
          <w:delText>related to the number of functional groups in the community</w:delText>
        </w:r>
        <w:r w:rsidRPr="1E366950" w:rsidDel="3522F218" w:rsidR="00A62E7B">
          <w:rPr>
            <w:rFonts w:hAnsi="Calibri" w:eastAsia="" w:cs="Arial" w:hAnsiTheme="minorAscii" w:eastAsiaTheme="minorEastAsia" w:cstheme="minorBidi"/>
            <w:lang w:val="en-GB"/>
            <w:rPrChange w:author="Matthew Barbour" w:date="2017-09-04T12:55:23.6087133" w:id="1915848462">
              <w:rPr>
                <w:rFonts w:hAnsiTheme="minorHAnsi" w:eastAsiaTheme="minorEastAsia" w:cstheme="minorBidi"/>
                <w:lang w:val="en-GB"/>
              </w:rPr>
            </w:rPrChange>
          </w:rPr>
          <w:delText>, namely functional diversity</w:delText>
        </w:r>
        <w:r w:rsidRPr="1E366950" w:rsidDel="3522F218" w:rsidR="004E2EF2">
          <w:rPr>
            <w:rFonts w:hAnsi="Calibri" w:eastAsia="" w:cs="Arial" w:hAnsiTheme="minorAscii" w:eastAsiaTheme="minorEastAsia" w:cstheme="minorBidi"/>
            <w:lang w:val="en-GB"/>
            <w:rPrChange w:author="Matthew Barbour" w:date="2017-09-04T12:55:23.6087133" w:id="706485273">
              <w:rPr>
                <w:rFonts w:hAnsiTheme="minorHAnsi" w:eastAsiaTheme="minorEastAsia" w:cstheme="minorBidi"/>
                <w:lang w:val="en-GB"/>
              </w:rPr>
            </w:rPrChange>
          </w:rPr>
          <w:delText xml:space="preserve"> (</w:delText>
        </w:r>
        <w:r w:rsidRPr="1E366950" w:rsidDel="3522F218" w:rsidR="004E2EF2">
          <w:rPr>
            <w:rFonts w:hAnsi="Calibri" w:eastAsia="" w:cs="Arial" w:hAnsiTheme="minorAscii" w:eastAsiaTheme="minorEastAsia" w:cstheme="minorBidi"/>
            <w:lang w:val="en-GB"/>
            <w:rPrChange w:author="Matthew Barbour" w:date="2017-09-04T12:55:23.6087133" w:id="796950007">
              <w:rPr>
                <w:rFonts w:hAnsiTheme="minorHAnsi" w:eastAsiaTheme="minorEastAsia" w:cstheme="minorBidi"/>
                <w:lang w:val="en-GB"/>
              </w:rPr>
            </w:rPrChange>
          </w:rPr>
          <w:delText>McCann</w:delText>
        </w:r>
        <w:r w:rsidRPr="1E366950" w:rsidDel="3522F218" w:rsidR="004E2EF2">
          <w:rPr>
            <w:rFonts w:hAnsi="Calibri" w:eastAsia="" w:cs="Arial" w:hAnsiTheme="minorAscii" w:eastAsiaTheme="minorEastAsia" w:cstheme="minorBidi"/>
            <w:lang w:val="en-GB"/>
            <w:rPrChange w:author="Matthew Barbour" w:date="2017-09-04T12:55:23.6087133" w:id="715936520">
              <w:rPr>
                <w:rFonts w:hAnsiTheme="minorHAnsi" w:eastAsiaTheme="minorEastAsia" w:cstheme="minorBidi"/>
                <w:lang w:val="en-GB"/>
              </w:rPr>
            </w:rPrChange>
          </w:rPr>
          <w:delText xml:space="preserve">, </w:delText>
        </w:r>
        <w:r w:rsidRPr="1E366950" w:rsidDel="3522F218" w:rsidR="004E2EF2">
          <w:rPr>
            <w:rFonts w:hAnsi="Calibri" w:eastAsia="" w:cs="Arial" w:hAnsiTheme="minorAscii" w:eastAsiaTheme="minorEastAsia" w:cstheme="minorBidi"/>
            <w:lang w:val="en-GB"/>
            <w:rPrChange w:author="Matthew Barbour" w:date="2017-09-04T12:55:23.6087133" w:id="1471010874">
              <w:rPr>
                <w:rFonts w:hAnsiTheme="minorHAnsi" w:eastAsiaTheme="minorEastAsia" w:cstheme="minorBidi"/>
                <w:lang w:val="en-GB"/>
              </w:rPr>
            </w:rPrChange>
          </w:rPr>
          <w:delText>2000)</w:delText>
        </w:r>
        <w:r w:rsidRPr="1E366950" w:rsidDel="3522F218" w:rsidR="004E2EF2">
          <w:rPr>
            <w:rFonts w:hAnsi="Calibri" w:eastAsia="" w:cs="Arial" w:hAnsiTheme="minorAscii" w:eastAsiaTheme="minorEastAsia" w:cstheme="minorBidi"/>
            <w:lang w:val="en-GB"/>
            <w:rPrChange w:author="Matthew Barbour" w:date="2017-09-04T12:55:23.6087133" w:id="694775935">
              <w:rPr>
                <w:rFonts w:hAnsiTheme="minorHAnsi" w:eastAsiaTheme="minorEastAsia" w:cstheme="minorBidi"/>
                <w:lang w:val="en-GB"/>
              </w:rPr>
            </w:rPrChange>
          </w:rPr>
          <w:delText>.</w:delText>
        </w:r>
        <w:r w:rsidRPr="1E366950" w:rsidDel="3522F218" w:rsidR="001D2F20">
          <w:rPr>
            <w:rFonts w:hAnsi="Calibri" w:eastAsia="" w:cs="Arial" w:hAnsiTheme="minorAscii" w:eastAsiaTheme="minorEastAsia" w:cstheme="minorBidi"/>
            <w:lang w:val="en-GB"/>
            <w:rPrChange w:author="Matthew Barbour" w:date="2017-09-04T12:55:23.6087133" w:id="797034249">
              <w:rPr>
                <w:rFonts w:hAnsiTheme="minorHAnsi" w:eastAsiaTheme="minorEastAsia" w:cstheme="minorBidi"/>
                <w:lang w:val="en-GB"/>
              </w:rPr>
            </w:rPrChange>
          </w:rPr>
          <w:delText xml:space="preserve"> </w:delText>
        </w:r>
        <w:r w:rsidRPr="1E366950" w:rsidDel="3522F218" w:rsidR="00E66126">
          <w:rPr>
            <w:rFonts w:hAnsi="Calibri" w:eastAsia="" w:cs="Arial" w:hAnsiTheme="minorAscii" w:eastAsiaTheme="minorEastAsia" w:cstheme="minorBidi"/>
            <w:lang w:val="en-GB"/>
            <w:rPrChange w:author="Matthew Barbour" w:date="2017-09-04T12:55:23.6087133" w:id="1708311588">
              <w:rPr>
                <w:rFonts w:hAnsiTheme="minorHAnsi" w:eastAsiaTheme="minorEastAsia" w:cstheme="minorBidi"/>
                <w:lang w:val="en-GB"/>
              </w:rPr>
            </w:rPrChange>
          </w:rPr>
          <w:delText>Simulations</w:delText>
        </w:r>
        <w:r w:rsidRPr="1E366950" w:rsidDel="3522F218" w:rsidR="00351294">
          <w:rPr>
            <w:rFonts w:hAnsi="Calibri" w:eastAsia="" w:cs="Arial" w:hAnsiTheme="minorAscii" w:eastAsiaTheme="minorEastAsia" w:cstheme="minorBidi"/>
            <w:lang w:val="en-GB"/>
            <w:rPrChange w:author="Matthew Barbour" w:date="2017-09-04T12:55:23.6087133" w:id="1146888957">
              <w:rPr>
                <w:rFonts w:hAnsiTheme="minorHAnsi" w:eastAsiaTheme="minorEastAsia" w:cstheme="minorBidi"/>
                <w:lang w:val="en-GB"/>
              </w:rPr>
            </w:rPrChange>
          </w:rPr>
          <w:delText xml:space="preserve"> bas</w:delText>
        </w:r>
        <w:r w:rsidRPr="1E366950" w:rsidDel="3522F218" w:rsidR="00CB4C21">
          <w:rPr>
            <w:rFonts w:hAnsi="Calibri" w:eastAsia="" w:cs="Arial" w:hAnsiTheme="minorAscii" w:eastAsiaTheme="minorEastAsia" w:cstheme="minorBidi"/>
            <w:lang w:val="en-GB"/>
            <w:rPrChange w:author="Matthew Barbour" w:date="2017-09-04T12:55:23.6087133" w:id="1501776893">
              <w:rPr>
                <w:rFonts w:hAnsiTheme="minorHAnsi" w:eastAsiaTheme="minorEastAsia" w:cstheme="minorBidi"/>
                <w:lang w:val="en-GB"/>
              </w:rPr>
            </w:rPrChange>
          </w:rPr>
          <w:delText>ed</w:delText>
        </w:r>
        <w:r w:rsidRPr="1E366950" w:rsidDel="3522F218" w:rsidR="00351294">
          <w:rPr>
            <w:rFonts w:hAnsi="Calibri" w:eastAsia="" w:cs="Arial" w:hAnsiTheme="minorAscii" w:eastAsiaTheme="minorEastAsia" w:cstheme="minorBidi"/>
            <w:lang w:val="en-GB"/>
            <w:rPrChange w:author="Matthew Barbour" w:date="2017-09-04T12:55:23.6087133" w:id="790128129">
              <w:rPr>
                <w:rFonts w:hAnsiTheme="minorHAnsi" w:eastAsiaTheme="minorEastAsia" w:cstheme="minorBidi"/>
                <w:lang w:val="en-GB"/>
              </w:rPr>
            </w:rPrChange>
          </w:rPr>
          <w:delText xml:space="preserve"> on empirical data showed that higher functional diversity related to higher plant performance</w:delText>
        </w:r>
        <w:r w:rsidRPr="1E366950" w:rsidDel="3522F218" w:rsidR="00146563">
          <w:rPr>
            <w:rFonts w:hAnsi="Calibri" w:eastAsia="" w:cs="Arial" w:hAnsiTheme="minorAscii" w:eastAsiaTheme="minorEastAsia" w:cstheme="minorBidi"/>
            <w:lang w:val="en-GB"/>
            <w:rPrChange w:author="Matthew Barbour" w:date="2017-09-04T12:55:23.6087133" w:id="222819768">
              <w:rPr>
                <w:rFonts w:hAnsiTheme="minorHAnsi" w:eastAsiaTheme="minorEastAsia" w:cstheme="minorBidi"/>
                <w:lang w:val="en-GB"/>
              </w:rPr>
            </w:rPrChange>
          </w:rPr>
          <w:delText xml:space="preserve"> (</w:delText>
        </w:r>
        <w:r w:rsidRPr="1E366950" w:rsidDel="3522F218" w:rsidR="00146563">
          <w:rPr>
            <w:rFonts w:hAnsi="Calibri" w:eastAsia="" w:cs="Arial" w:hAnsiTheme="minorAscii" w:eastAsiaTheme="minorEastAsia" w:cstheme="minorBidi"/>
            <w:lang w:val="en-GB"/>
            <w:rPrChange w:author="Matthew Barbour" w:date="2017-09-04T12:55:23.6087133" w:id="234688161">
              <w:rPr>
                <w:rFonts w:hAnsiTheme="minorHAnsi" w:eastAsiaTheme="minorEastAsia" w:cstheme="minorBidi"/>
                <w:lang w:val="en-GB"/>
              </w:rPr>
            </w:rPrChange>
          </w:rPr>
          <w:delText>Tilman</w:delText>
        </w:r>
        <w:r w:rsidRPr="1E366950" w:rsidDel="3522F218" w:rsidR="00146563">
          <w:rPr>
            <w:rFonts w:hAnsi="Calibri" w:eastAsia="" w:cs="Arial" w:hAnsiTheme="minorAscii" w:eastAsiaTheme="minorEastAsia" w:cstheme="minorBidi"/>
            <w:lang w:val="en-GB"/>
            <w:rPrChange w:author="Matthew Barbour" w:date="2017-09-04T12:55:23.6087133" w:id="964967669">
              <w:rPr>
                <w:rFonts w:hAnsiTheme="minorHAnsi" w:eastAsiaTheme="minorEastAsia" w:cstheme="minorBidi"/>
                <w:lang w:val="en-GB"/>
              </w:rPr>
            </w:rPrChange>
          </w:rPr>
          <w:delText xml:space="preserve"> et al., 1997)</w:delText>
        </w:r>
        <w:r w:rsidRPr="1E366950" w:rsidDel="3522F218" w:rsidR="00351294">
          <w:rPr>
            <w:rFonts w:hAnsi="Calibri" w:eastAsia="" w:cs="Arial" w:hAnsiTheme="minorAscii" w:eastAsiaTheme="minorEastAsia" w:cstheme="minorBidi"/>
            <w:lang w:val="en-GB"/>
            <w:rPrChange w:author="Matthew Barbour" w:date="2017-09-04T12:55:23.6087133" w:id="914200227">
              <w:rPr>
                <w:rFonts w:hAnsiTheme="minorHAnsi" w:eastAsiaTheme="minorEastAsia" w:cstheme="minorBidi"/>
                <w:lang w:val="en-GB"/>
              </w:rPr>
            </w:rPrChange>
          </w:rPr>
          <w:delText>.</w:delText>
        </w:r>
        <w:r w:rsidRPr="1E366950" w:rsidDel="3522F218" w:rsidR="00F70730">
          <w:rPr>
            <w:rFonts w:hAnsi="Calibri" w:eastAsia="" w:cs="Arial" w:hAnsiTheme="minorAscii" w:eastAsiaTheme="minorEastAsia" w:cstheme="minorBidi"/>
            <w:lang w:val="en-GB"/>
            <w:rPrChange w:author="Matthew Barbour" w:date="2017-09-04T12:55:23.6087133" w:id="1032365074">
              <w:rPr>
                <w:rFonts w:hAnsiTheme="minorHAnsi" w:eastAsiaTheme="minorEastAsia" w:cstheme="minorBidi"/>
                <w:lang w:val="en-GB"/>
              </w:rPr>
            </w:rPrChange>
          </w:rPr>
          <w:delText xml:space="preserve"> </w:delText>
        </w:r>
        <w:r w:rsidRPr="1E366950" w:rsidDel="3522F218" w:rsidR="00E66126">
          <w:rPr>
            <w:rFonts w:hAnsi="Calibri" w:eastAsia="" w:cs="Arial" w:hAnsiTheme="minorAscii" w:eastAsiaTheme="minorEastAsia" w:cstheme="minorBidi"/>
            <w:lang w:val="en-GB"/>
            <w:rPrChange w:author="Matthew Barbour" w:date="2017-09-04T12:55:23.6087133" w:id="1490942515">
              <w:rPr>
                <w:rFonts w:hAnsiTheme="minorHAnsi" w:eastAsiaTheme="minorEastAsia" w:cstheme="minorBidi"/>
                <w:lang w:val="en-GB"/>
              </w:rPr>
            </w:rPrChange>
          </w:rPr>
          <w:delText>Hence</w:delText>
        </w:r>
        <w:r w:rsidRPr="1E366950" w:rsidDel="3522F218" w:rsidR="00146563">
          <w:rPr>
            <w:rFonts w:hAnsi="Calibri" w:eastAsia="" w:cs="Arial" w:hAnsiTheme="minorAscii" w:eastAsiaTheme="minorEastAsia" w:cstheme="minorBidi"/>
            <w:lang w:val="en-GB"/>
            <w:rPrChange w:author="Matthew Barbour" w:date="2017-09-04T12:55:23.6087133" w:id="622809806">
              <w:rPr>
                <w:rFonts w:hAnsiTheme="minorHAnsi" w:eastAsiaTheme="minorEastAsia" w:cstheme="minorBidi"/>
                <w:lang w:val="en-GB"/>
              </w:rPr>
            </w:rPrChange>
          </w:rPr>
          <w:delText>,</w:delText>
        </w:r>
        <w:r w:rsidRPr="1E366950" w:rsidDel="3522F218" w:rsidR="00F70730">
          <w:rPr>
            <w:rFonts w:hAnsi="Calibri" w:eastAsia="" w:cs="Arial" w:hAnsiTheme="minorAscii" w:eastAsiaTheme="minorEastAsia" w:cstheme="minorBidi"/>
            <w:lang w:val="en-GB"/>
            <w:rPrChange w:author="Matthew Barbour" w:date="2017-09-04T12:55:23.6087133" w:id="1205204429">
              <w:rPr>
                <w:rFonts w:hAnsiTheme="minorHAnsi" w:eastAsiaTheme="minorEastAsia" w:cstheme="minorBidi"/>
                <w:lang w:val="en-GB"/>
              </w:rPr>
            </w:rPrChange>
          </w:rPr>
          <w:delText xml:space="preserve"> </w:delText>
        </w:r>
        <w:r w:rsidRPr="1E366950" w:rsidDel="3522F218" w:rsidR="00521681">
          <w:rPr>
            <w:rFonts w:hAnsi="Calibri" w:eastAsia="" w:cs="Arial" w:hAnsiTheme="minorAscii" w:eastAsiaTheme="minorEastAsia" w:cstheme="minorBidi"/>
            <w:lang w:val="en-GB"/>
            <w:rPrChange w:author="Matthew Barbour" w:date="2017-09-04T12:55:23.6087133" w:id="1902986948">
              <w:rPr>
                <w:rFonts w:hAnsiTheme="minorHAnsi" w:eastAsiaTheme="minorEastAsia" w:cstheme="minorBidi"/>
                <w:lang w:val="en-GB"/>
              </w:rPr>
            </w:rPrChange>
          </w:rPr>
          <w:delText xml:space="preserve">the diversity of </w:delText>
        </w:r>
        <w:r w:rsidRPr="1E366950" w:rsidDel="3522F218" w:rsidR="00F70730">
          <w:rPr>
            <w:rFonts w:hAnsi="Calibri" w:eastAsia="" w:cs="Arial" w:hAnsiTheme="minorAscii" w:eastAsiaTheme="minorEastAsia" w:cstheme="minorBidi"/>
            <w:lang w:val="en-GB"/>
            <w:rPrChange w:author="Matthew Barbour" w:date="2017-09-04T12:55:23.6087133" w:id="1176481990">
              <w:rPr>
                <w:rFonts w:hAnsiTheme="minorHAnsi" w:eastAsiaTheme="minorEastAsia" w:cstheme="minorBidi"/>
                <w:lang w:val="en-GB"/>
              </w:rPr>
            </w:rPrChange>
          </w:rPr>
          <w:delText xml:space="preserve">traits related to a specific </w:delText>
        </w:r>
        <w:r w:rsidRPr="1E366950" w:rsidDel="3522F218" w:rsidR="00521681">
          <w:rPr>
            <w:rFonts w:hAnsi="Calibri" w:eastAsia="" w:cs="Arial" w:hAnsiTheme="minorAscii" w:eastAsiaTheme="minorEastAsia" w:cstheme="minorBidi"/>
            <w:lang w:val="en-GB"/>
            <w:rPrChange w:author="Matthew Barbour" w:date="2017-09-04T12:55:23.6087133" w:id="647237526">
              <w:rPr>
                <w:rFonts w:hAnsiTheme="minorHAnsi" w:eastAsiaTheme="minorEastAsia" w:cstheme="minorBidi"/>
                <w:lang w:val="en-GB"/>
              </w:rPr>
            </w:rPrChange>
          </w:rPr>
          <w:delText>function</w:delText>
        </w:r>
        <w:r w:rsidRPr="1E366950" w:rsidDel="3522F218" w:rsidR="00591F72">
          <w:rPr>
            <w:rFonts w:hAnsi="Calibri" w:eastAsia="" w:cs="Arial" w:hAnsiTheme="minorAscii" w:eastAsiaTheme="minorEastAsia" w:cstheme="minorBidi"/>
            <w:lang w:val="en-GB"/>
            <w:rPrChange w:author="Matthew Barbour" w:date="2017-09-04T12:55:23.6087133" w:id="1443793783">
              <w:rPr>
                <w:rFonts w:hAnsiTheme="minorHAnsi" w:eastAsiaTheme="minorEastAsia" w:cstheme="minorBidi"/>
                <w:lang w:val="en-GB"/>
              </w:rPr>
            </w:rPrChange>
          </w:rPr>
          <w:delText>, namely functional traits,</w:delText>
        </w:r>
        <w:r w:rsidRPr="1E366950" w:rsidDel="3522F218" w:rsidR="00351294">
          <w:rPr>
            <w:rFonts w:hAnsi="Calibri" w:eastAsia="" w:cs="Arial" w:hAnsiTheme="minorAscii" w:eastAsiaTheme="minorEastAsia" w:cstheme="minorBidi"/>
            <w:lang w:val="en-GB"/>
            <w:rPrChange w:author="Matthew Barbour" w:date="2017-09-04T12:55:23.6087133" w:id="652128908">
              <w:rPr>
                <w:rFonts w:hAnsiTheme="minorHAnsi" w:eastAsiaTheme="minorEastAsia" w:cstheme="minorBidi"/>
                <w:lang w:val="en-GB"/>
              </w:rPr>
            </w:rPrChange>
          </w:rPr>
          <w:delText xml:space="preserve"> </w:delText>
        </w:r>
        <w:r w:rsidRPr="1E366950" w:rsidDel="3522F218" w:rsidR="00521681">
          <w:rPr>
            <w:rFonts w:hAnsi="Calibri" w:eastAsia="" w:cs="Arial" w:hAnsiTheme="minorAscii" w:eastAsiaTheme="minorEastAsia" w:cstheme="minorBidi"/>
            <w:lang w:val="en-GB"/>
            <w:rPrChange w:author="Matthew Barbour" w:date="2017-09-04T12:55:23.6087133" w:id="1385756137">
              <w:rPr>
                <w:rFonts w:hAnsiTheme="minorHAnsi" w:eastAsiaTheme="minorEastAsia" w:cstheme="minorBidi"/>
                <w:lang w:val="en-GB"/>
              </w:rPr>
            </w:rPrChange>
          </w:rPr>
          <w:delText xml:space="preserve">is important for community stability. </w:delText>
        </w:r>
        <w:r w:rsidRPr="1E366950" w:rsidDel="3522F218" w:rsidR="209EDE56">
          <w:rPr>
            <w:rFonts w:hAnsi="Calibri" w:eastAsia="" w:cs="Arial" w:hAnsiTheme="minorAscii" w:eastAsiaTheme="minorEastAsia" w:cstheme="minorBidi"/>
            <w:lang w:val="en-GB"/>
            <w:rPrChange w:author="Matthew Barbour" w:date="2017-09-04T12:55:23.6087133" w:id="1649966144">
              <w:rPr>
                <w:rFonts w:hAnsiTheme="minorHAnsi" w:eastAsiaTheme="minorEastAsia" w:cstheme="minorBidi"/>
                <w:lang w:val="en-GB"/>
              </w:rPr>
            </w:rPrChange>
          </w:rPr>
          <w:delText xml:space="preserve">Species belonging to </w:delText>
        </w:r>
        <w:r w:rsidRPr="1E366950" w:rsidDel="3522F218" w:rsidR="002761F8">
          <w:rPr>
            <w:rFonts w:hAnsi="Calibri" w:eastAsia="" w:cs="Arial" w:hAnsiTheme="minorAscii" w:eastAsiaTheme="minorEastAsia" w:cstheme="minorBidi"/>
            <w:lang w:val="en-GB"/>
            <w:rPrChange w:author="Matthew Barbour" w:date="2017-09-04T12:55:23.6087133" w:id="509227310">
              <w:rPr>
                <w:rFonts w:hAnsiTheme="minorHAnsi" w:eastAsiaTheme="minorEastAsia" w:cstheme="minorBidi"/>
                <w:lang w:val="en-GB"/>
              </w:rPr>
            </w:rPrChange>
          </w:rPr>
          <w:delText>more distinct</w:delText>
        </w:r>
        <w:r w:rsidRPr="1E366950" w:rsidDel="3522F218" w:rsidR="002761F8">
          <w:rPr>
            <w:rFonts w:hAnsi="Calibri" w:eastAsia="" w:cs="Arial" w:hAnsiTheme="minorAscii" w:eastAsiaTheme="minorEastAsia" w:cstheme="minorBidi"/>
            <w:lang w:val="en-GB"/>
            <w:rPrChange w:author="Matthew Barbour" w:date="2017-09-04T12:55:23.6087133" w:id="279270938">
              <w:rPr>
                <w:rFonts w:hAnsiTheme="minorHAnsi" w:eastAsiaTheme="minorEastAsia" w:cstheme="minorBidi"/>
                <w:lang w:val="en-GB"/>
              </w:rPr>
            </w:rPrChange>
          </w:rPr>
          <w:delText xml:space="preserve"> </w:delText>
        </w:r>
        <w:r w:rsidRPr="1E366950" w:rsidDel="3522F218" w:rsidR="209EDE56">
          <w:rPr>
            <w:rFonts w:hAnsi="Calibri" w:eastAsia="" w:cs="Arial" w:hAnsiTheme="minorAscii" w:eastAsiaTheme="minorEastAsia" w:cstheme="minorBidi"/>
            <w:lang w:val="en-GB"/>
            <w:rPrChange w:author="Matthew Barbour" w:date="2017-09-04T12:55:23.6087133" w:id="231571419">
              <w:rPr>
                <w:rFonts w:hAnsiTheme="minorHAnsi" w:eastAsiaTheme="minorEastAsia" w:cstheme="minorBidi"/>
                <w:lang w:val="en-GB"/>
              </w:rPr>
            </w:rPrChange>
          </w:rPr>
          <w:delText>functional groups</w:delText>
        </w:r>
        <w:r w:rsidRPr="1E366950" w:rsidDel="3522F218" w:rsidR="001D2F20">
          <w:rPr>
            <w:rFonts w:hAnsi="Calibri" w:eastAsia="" w:cs="Arial" w:hAnsiTheme="minorAscii" w:eastAsiaTheme="minorEastAsia" w:cstheme="minorBidi"/>
            <w:lang w:val="en-GB"/>
            <w:rPrChange w:author="Matthew Barbour" w:date="2017-09-04T12:55:23.6087133" w:id="1694498245">
              <w:rPr>
                <w:rFonts w:hAnsiTheme="minorHAnsi" w:eastAsiaTheme="minorEastAsia" w:cstheme="minorBidi"/>
                <w:lang w:val="en-GB"/>
              </w:rPr>
            </w:rPrChange>
          </w:rPr>
          <w:delText>,</w:delText>
        </w:r>
        <w:r w:rsidRPr="1E366950" w:rsidDel="3522F218" w:rsidR="209EDE56">
          <w:rPr>
            <w:rFonts w:hAnsi="Calibri" w:eastAsia="" w:cs="Arial" w:hAnsiTheme="minorAscii" w:eastAsiaTheme="minorEastAsia" w:cstheme="minorBidi"/>
            <w:lang w:val="en-GB"/>
            <w:rPrChange w:author="Matthew Barbour" w:date="2017-09-04T12:55:23.6087133" w:id="1615153737">
              <w:rPr>
                <w:rFonts w:hAnsiTheme="minorHAnsi" w:eastAsiaTheme="minorEastAsia" w:cstheme="minorBidi"/>
                <w:lang w:val="en-GB"/>
              </w:rPr>
            </w:rPrChange>
          </w:rPr>
          <w:delText xml:space="preserve"> like </w:delText>
        </w:r>
        <w:r w:rsidRPr="1E366950" w:rsidDel="3522F218" w:rsidR="00D85377">
          <w:rPr>
            <w:rFonts w:hAnsi="Calibri" w:eastAsia="" w:cs="Arial" w:hAnsiTheme="minorAscii" w:eastAsiaTheme="minorEastAsia" w:cstheme="minorBidi"/>
            <w:lang w:val="en-GB"/>
            <w:rPrChange w:author="Matthew Barbour" w:date="2017-09-04T12:55:23.6087133" w:id="950874732">
              <w:rPr>
                <w:rFonts w:hAnsiTheme="minorHAnsi" w:eastAsiaTheme="minorEastAsia" w:cstheme="minorBidi"/>
                <w:lang w:val="en-GB"/>
              </w:rPr>
            </w:rPrChange>
          </w:rPr>
          <w:delText xml:space="preserve">nitrogen-fixing </w:delText>
        </w:r>
        <w:r w:rsidRPr="1E366950" w:rsidDel="3522F218" w:rsidR="209EDE56">
          <w:rPr>
            <w:rFonts w:hAnsi="Calibri" w:eastAsia="" w:cs="Arial" w:hAnsiTheme="minorAscii" w:eastAsiaTheme="minorEastAsia" w:cstheme="minorBidi"/>
            <w:lang w:val="en-GB"/>
            <w:rPrChange w:author="Matthew Barbour" w:date="2017-09-04T12:55:23.6087133" w:id="1863077992">
              <w:rPr>
                <w:rFonts w:hAnsiTheme="minorHAnsi" w:eastAsiaTheme="minorEastAsia" w:cstheme="minorBidi"/>
                <w:lang w:val="en-GB"/>
              </w:rPr>
            </w:rPrChange>
          </w:rPr>
          <w:delText xml:space="preserve">legumes </w:delText>
        </w:r>
        <w:r w:rsidRPr="1E366950" w:rsidDel="3522F218" w:rsidR="00E66126">
          <w:rPr>
            <w:rFonts w:hAnsi="Calibri" w:eastAsia="" w:cs="Arial" w:hAnsiTheme="minorAscii" w:eastAsiaTheme="minorEastAsia" w:cstheme="minorBidi"/>
            <w:lang w:val="en-GB"/>
            <w:rPrChange w:author="Matthew Barbour" w:date="2017-09-04T12:55:23.6087133" w:id="774535235">
              <w:rPr>
                <w:rFonts w:hAnsiTheme="minorHAnsi" w:eastAsiaTheme="minorEastAsia" w:cstheme="minorBidi"/>
                <w:lang w:val="en-GB"/>
              </w:rPr>
            </w:rPrChange>
          </w:rPr>
          <w:delText>and</w:delText>
        </w:r>
        <w:r w:rsidRPr="1E366950" w:rsidDel="3522F218" w:rsidR="00E66126">
          <w:rPr>
            <w:rFonts w:hAnsi="Calibri" w:eastAsia="" w:cs="Arial" w:hAnsiTheme="minorAscii" w:eastAsiaTheme="minorEastAsia" w:cstheme="minorBidi"/>
            <w:lang w:val="en-GB"/>
            <w:rPrChange w:author="Matthew Barbour" w:date="2017-09-04T12:55:23.6087133" w:id="1306699606">
              <w:rPr>
                <w:rFonts w:hAnsiTheme="minorHAnsi" w:eastAsiaTheme="minorEastAsia" w:cstheme="minorBidi"/>
                <w:lang w:val="en-GB"/>
              </w:rPr>
            </w:rPrChange>
          </w:rPr>
          <w:delText xml:space="preserve"> </w:delText>
        </w:r>
        <w:r w:rsidRPr="1E366950" w:rsidDel="3522F218" w:rsidR="209EDE56">
          <w:rPr>
            <w:rFonts w:hAnsi="Calibri" w:eastAsia="" w:cs="Arial" w:hAnsiTheme="minorAscii" w:eastAsiaTheme="minorEastAsia" w:cstheme="minorBidi"/>
            <w:lang w:val="en-GB"/>
            <w:rPrChange w:author="Matthew Barbour" w:date="2017-09-04T12:55:23.6087133" w:id="1504352549">
              <w:rPr>
                <w:rFonts w:hAnsiTheme="minorHAnsi" w:eastAsiaTheme="minorEastAsia" w:cstheme="minorBidi"/>
                <w:lang w:val="en-GB"/>
              </w:rPr>
            </w:rPrChange>
          </w:rPr>
          <w:delText>graminoids</w:delText>
        </w:r>
        <w:r w:rsidRPr="1E366950" w:rsidDel="3522F218" w:rsidR="001D2F20">
          <w:rPr>
            <w:rFonts w:hAnsi="Calibri" w:eastAsia="" w:cs="Arial" w:hAnsiTheme="minorAscii" w:eastAsiaTheme="minorEastAsia" w:cstheme="minorBidi"/>
            <w:lang w:val="en-GB"/>
            <w:rPrChange w:author="Matthew Barbour" w:date="2017-09-04T12:55:23.6087133" w:id="1672560400">
              <w:rPr>
                <w:rFonts w:hAnsiTheme="minorHAnsi" w:eastAsiaTheme="minorEastAsia" w:cstheme="minorBidi"/>
                <w:lang w:val="en-GB"/>
              </w:rPr>
            </w:rPrChange>
          </w:rPr>
          <w:delText>,</w:delText>
        </w:r>
        <w:r w:rsidRPr="1E366950" w:rsidDel="3522F218" w:rsidR="209EDE56">
          <w:rPr>
            <w:rFonts w:hAnsi="Calibri" w:eastAsia="" w:cs="Arial" w:hAnsiTheme="minorAscii" w:eastAsiaTheme="minorEastAsia" w:cstheme="minorBidi"/>
            <w:lang w:val="en-GB"/>
            <w:rPrChange w:author="Matthew Barbour" w:date="2017-09-04T12:55:23.6087133" w:id="1780074604">
              <w:rPr>
                <w:rFonts w:hAnsiTheme="minorHAnsi" w:eastAsiaTheme="minorEastAsia" w:cstheme="minorBidi"/>
                <w:lang w:val="en-GB"/>
              </w:rPr>
            </w:rPrChange>
          </w:rPr>
          <w:delText xml:space="preserve"> </w:delText>
        </w:r>
        <w:r w:rsidRPr="1E366950" w:rsidDel="3522F218" w:rsidR="002761F8">
          <w:rPr>
            <w:rFonts w:hAnsi="Calibri" w:eastAsia="" w:cs="Arial" w:hAnsiTheme="minorAscii" w:eastAsiaTheme="minorEastAsia" w:cstheme="minorBidi"/>
            <w:lang w:val="en-GB"/>
            <w:rPrChange w:author="Matthew Barbour" w:date="2017-09-04T12:55:23.6087133" w:id="938373136">
              <w:rPr>
                <w:rFonts w:hAnsiTheme="minorHAnsi" w:eastAsiaTheme="minorEastAsia" w:cstheme="minorBidi"/>
                <w:lang w:val="en-GB"/>
              </w:rPr>
            </w:rPrChange>
          </w:rPr>
          <w:delText>tend to have larger differences</w:delText>
        </w:r>
        <w:r w:rsidRPr="1E366950" w:rsidDel="3522F218" w:rsidR="209EDE56">
          <w:rPr>
            <w:rFonts w:hAnsi="Calibri" w:eastAsia="" w:cs="Arial" w:hAnsiTheme="minorAscii" w:eastAsiaTheme="minorEastAsia" w:cstheme="minorBidi"/>
            <w:lang w:val="en-GB"/>
            <w:rPrChange w:author="Matthew Barbour" w:date="2017-09-04T12:55:23.6087133" w:id="570820579">
              <w:rPr>
                <w:rFonts w:hAnsiTheme="minorHAnsi" w:eastAsiaTheme="minorEastAsia" w:cstheme="minorBidi"/>
                <w:lang w:val="en-GB"/>
              </w:rPr>
            </w:rPrChange>
          </w:rPr>
          <w:delText xml:space="preserve"> in their </w:delText>
        </w:r>
        <w:r w:rsidRPr="1E366950" w:rsidDel="3522F218" w:rsidR="002761F8">
          <w:rPr>
            <w:rFonts w:hAnsi="Calibri" w:eastAsia="" w:cs="Arial" w:hAnsiTheme="minorAscii" w:eastAsiaTheme="minorEastAsia" w:cstheme="minorBidi"/>
            <w:lang w:val="en-GB"/>
            <w:rPrChange w:author="Matthew Barbour" w:date="2017-09-04T12:55:23.6087133" w:id="1702572261">
              <w:rPr>
                <w:rFonts w:hAnsiTheme="minorHAnsi" w:eastAsiaTheme="minorEastAsia" w:cstheme="minorBidi"/>
                <w:lang w:val="en-GB"/>
              </w:rPr>
            </w:rPrChange>
          </w:rPr>
          <w:delText xml:space="preserve">functional </w:delText>
        </w:r>
        <w:r w:rsidRPr="1E366950" w:rsidDel="3522F218" w:rsidR="209EDE56">
          <w:rPr>
            <w:rFonts w:hAnsi="Calibri" w:eastAsia="" w:cs="Arial" w:hAnsiTheme="minorAscii" w:eastAsiaTheme="minorEastAsia" w:cstheme="minorBidi"/>
            <w:lang w:val="en-GB"/>
            <w:rPrChange w:author="Matthew Barbour" w:date="2017-09-04T12:55:23.6087133" w:id="175526515">
              <w:rPr>
                <w:rFonts w:hAnsiTheme="minorHAnsi" w:eastAsiaTheme="minorEastAsia" w:cstheme="minorBidi"/>
                <w:lang w:val="en-GB"/>
              </w:rPr>
            </w:rPrChange>
          </w:rPr>
          <w:delText xml:space="preserve">traits than two species </w:delText>
        </w:r>
        <w:r w:rsidRPr="1E366950" w:rsidDel="3522F218" w:rsidR="002761F8">
          <w:rPr>
            <w:rFonts w:hAnsi="Calibri" w:eastAsia="" w:cs="Arial" w:hAnsiTheme="minorAscii" w:eastAsiaTheme="minorEastAsia" w:cstheme="minorBidi"/>
            <w:lang w:val="en-GB"/>
            <w:rPrChange w:author="Matthew Barbour" w:date="2017-09-04T12:55:23.6087133" w:id="474315902">
              <w:rPr>
                <w:rFonts w:hAnsiTheme="minorHAnsi" w:eastAsiaTheme="minorEastAsia" w:cstheme="minorBidi"/>
                <w:lang w:val="en-GB"/>
              </w:rPr>
            </w:rPrChange>
          </w:rPr>
          <w:delText>from</w:delText>
        </w:r>
        <w:r w:rsidRPr="1E366950" w:rsidDel="3522F218" w:rsidR="002761F8">
          <w:rPr>
            <w:rFonts w:hAnsi="Calibri" w:eastAsia="" w:cs="Arial" w:hAnsiTheme="minorAscii" w:eastAsiaTheme="minorEastAsia" w:cstheme="minorBidi"/>
            <w:lang w:val="en-GB"/>
            <w:rPrChange w:author="Matthew Barbour" w:date="2017-09-04T12:55:23.6087133" w:id="1157609758">
              <w:rPr>
                <w:rFonts w:hAnsiTheme="minorHAnsi" w:eastAsiaTheme="minorEastAsia" w:cstheme="minorBidi"/>
                <w:lang w:val="en-GB"/>
              </w:rPr>
            </w:rPrChange>
          </w:rPr>
          <w:delText xml:space="preserve"> </w:delText>
        </w:r>
        <w:r w:rsidRPr="1E366950" w:rsidDel="3522F218" w:rsidR="209EDE56">
          <w:rPr>
            <w:rFonts w:hAnsi="Calibri" w:eastAsia="" w:cs="Arial" w:hAnsiTheme="minorAscii" w:eastAsiaTheme="minorEastAsia" w:cstheme="minorBidi"/>
            <w:lang w:val="en-GB"/>
            <w:rPrChange w:author="Matthew Barbour" w:date="2017-09-04T12:55:23.6087133" w:id="2031549583">
              <w:rPr>
                <w:rFonts w:hAnsiTheme="minorHAnsi" w:eastAsiaTheme="minorEastAsia" w:cstheme="minorBidi"/>
                <w:lang w:val="en-GB"/>
              </w:rPr>
            </w:rPrChange>
          </w:rPr>
          <w:delText>similar function</w:delText>
        </w:r>
        <w:r w:rsidRPr="1E366950" w:rsidDel="3522F218" w:rsidR="002761F8">
          <w:rPr>
            <w:rFonts w:hAnsi="Calibri" w:eastAsia="" w:cs="Arial" w:hAnsiTheme="minorAscii" w:eastAsiaTheme="minorEastAsia" w:cstheme="minorBidi"/>
            <w:lang w:val="en-GB"/>
            <w:rPrChange w:author="Matthew Barbour" w:date="2017-09-04T12:55:23.6087133" w:id="54688737">
              <w:rPr>
                <w:rFonts w:hAnsiTheme="minorHAnsi" w:eastAsiaTheme="minorEastAsia" w:cstheme="minorBidi"/>
                <w:lang w:val="en-GB"/>
              </w:rPr>
            </w:rPrChange>
          </w:rPr>
          <w:delText>al groups</w:delText>
        </w:r>
        <w:r w:rsidRPr="1E366950" w:rsidDel="3522F218" w:rsidR="209EDE56">
          <w:rPr>
            <w:rFonts w:hAnsi="Calibri" w:eastAsia="" w:cs="Arial" w:hAnsiTheme="minorAscii" w:eastAsiaTheme="minorEastAsia" w:cstheme="minorBidi"/>
            <w:lang w:val="en-GB"/>
            <w:rPrChange w:author="Matthew Barbour" w:date="2017-09-04T12:55:23.6087133" w:id="1150860800">
              <w:rPr>
                <w:rFonts w:hAnsiTheme="minorHAnsi" w:eastAsiaTheme="minorEastAsia" w:cstheme="minorBidi"/>
                <w:lang w:val="en-GB"/>
              </w:rPr>
            </w:rPrChange>
          </w:rPr>
          <w:delText>.</w:delText>
        </w:r>
        <w:r w:rsidRPr="1E366950" w:rsidDel="3522F218" w:rsidR="00FB140E">
          <w:rPr>
            <w:rFonts w:hAnsi="Calibri" w:eastAsia="" w:cs="Arial" w:hAnsiTheme="minorAscii" w:eastAsiaTheme="minorEastAsia" w:cstheme="minorBidi"/>
            <w:lang w:val="en-GB"/>
            <w:rPrChange w:author="Matthew Barbour" w:date="2017-09-04T12:55:23.6087133" w:id="661879200">
              <w:rPr>
                <w:rFonts w:hAnsiTheme="minorHAnsi" w:eastAsiaTheme="minorEastAsia" w:cstheme="minorBidi"/>
                <w:lang w:val="en-GB"/>
              </w:rPr>
            </w:rPrChange>
          </w:rPr>
          <w:delText xml:space="preserve"> </w:delText>
        </w:r>
        <w:r w:rsidRPr="1E366950" w:rsidDel="3522F218" w:rsidR="002761F8">
          <w:rPr>
            <w:rFonts w:hAnsi="Calibri" w:eastAsia="" w:cs="Arial" w:hAnsiTheme="minorAscii" w:eastAsiaTheme="minorEastAsia" w:cstheme="minorBidi"/>
            <w:lang w:val="en-GB"/>
            <w:rPrChange w:author="Matthew Barbour" w:date="2017-09-04T12:55:23.6087133" w:id="1987361377">
              <w:rPr>
                <w:rFonts w:hAnsiTheme="minorHAnsi" w:eastAsiaTheme="minorEastAsia" w:cstheme="minorBidi"/>
                <w:lang w:val="en-GB"/>
              </w:rPr>
            </w:rPrChange>
          </w:rPr>
          <w:delText>The diverse</w:delText>
        </w:r>
        <w:r w:rsidRPr="1E366950" w:rsidDel="3522F218" w:rsidR="209EDE56">
          <w:rPr>
            <w:rFonts w:hAnsi="Calibri" w:eastAsia="" w:cs="Arial" w:hAnsiTheme="minorAscii" w:eastAsiaTheme="minorEastAsia" w:cstheme="minorBidi"/>
            <w:lang w:val="en-GB"/>
            <w:rPrChange w:author="Matthew Barbour" w:date="2017-09-04T12:55:23.6087133" w:id="2081104856">
              <w:rPr>
                <w:rFonts w:hAnsiTheme="minorHAnsi" w:eastAsiaTheme="minorEastAsia" w:cstheme="minorBidi"/>
                <w:lang w:val="en-GB"/>
              </w:rPr>
            </w:rPrChange>
          </w:rPr>
          <w:delText xml:space="preserve"> traits are </w:delText>
        </w:r>
        <w:r w:rsidRPr="1E366950" w:rsidDel="3522F218" w:rsidR="002761F8">
          <w:rPr>
            <w:rFonts w:hAnsi="Calibri" w:eastAsia="" w:cs="Arial" w:hAnsiTheme="minorAscii" w:eastAsiaTheme="minorEastAsia" w:cstheme="minorBidi"/>
            <w:lang w:val="en-GB"/>
            <w:rPrChange w:author="Matthew Barbour" w:date="2017-09-04T12:55:23.6087133" w:id="787510270">
              <w:rPr>
                <w:rFonts w:hAnsiTheme="minorHAnsi" w:eastAsiaTheme="minorEastAsia" w:cstheme="minorBidi"/>
                <w:lang w:val="en-GB"/>
              </w:rPr>
            </w:rPrChange>
          </w:rPr>
          <w:delText xml:space="preserve">linked to </w:delText>
        </w:r>
        <w:r w:rsidRPr="1E366950" w:rsidDel="3522F218" w:rsidR="209EDE56">
          <w:rPr>
            <w:rFonts w:hAnsi="Calibri" w:eastAsia="" w:cs="Arial" w:hAnsiTheme="minorAscii" w:eastAsiaTheme="minorEastAsia" w:cstheme="minorBidi"/>
            <w:lang w:val="en-GB"/>
            <w:rPrChange w:author="Matthew Barbour" w:date="2017-09-04T12:55:23.6087133" w:id="1120090156">
              <w:rPr>
                <w:rFonts w:hAnsiTheme="minorHAnsi" w:eastAsiaTheme="minorEastAsia" w:cstheme="minorBidi"/>
                <w:lang w:val="en-GB"/>
              </w:rPr>
            </w:rPrChange>
          </w:rPr>
          <w:delText>genetic diversity</w:delText>
        </w:r>
        <w:r w:rsidRPr="1E366950" w:rsidDel="3522F218" w:rsidR="002761F8">
          <w:rPr>
            <w:rFonts w:hAnsi="Calibri" w:eastAsia="" w:cs="Arial" w:hAnsiTheme="minorAscii" w:eastAsiaTheme="minorEastAsia" w:cstheme="minorBidi"/>
            <w:lang w:val="en-GB"/>
            <w:rPrChange w:author="Matthew Barbour" w:date="2017-09-04T12:55:23.6087133" w:id="662309260">
              <w:rPr>
                <w:rFonts w:hAnsiTheme="minorHAnsi" w:eastAsiaTheme="minorEastAsia" w:cstheme="minorBidi"/>
                <w:lang w:val="en-GB"/>
              </w:rPr>
            </w:rPrChange>
          </w:rPr>
          <w:delText>, and ultimately</w:delText>
        </w:r>
        <w:r w:rsidRPr="1E366950" w:rsidDel="3522F218" w:rsidR="209EDE56">
          <w:rPr>
            <w:rFonts w:hAnsi="Calibri" w:eastAsia="" w:cs="Arial" w:hAnsiTheme="minorAscii" w:eastAsiaTheme="minorEastAsia" w:cstheme="minorBidi"/>
            <w:lang w:val="en-GB"/>
            <w:rPrChange w:author="Matthew Barbour" w:date="2017-09-04T12:55:23.6087133" w:id="417580477">
              <w:rPr>
                <w:rFonts w:hAnsiTheme="minorHAnsi" w:eastAsiaTheme="minorEastAsia" w:cstheme="minorBidi"/>
                <w:lang w:val="en-GB"/>
              </w:rPr>
            </w:rPrChange>
          </w:rPr>
          <w:delText xml:space="preserve"> </w:delText>
        </w:r>
        <w:r w:rsidRPr="1E366950" w:rsidDel="3522F218" w:rsidR="6252144B">
          <w:rPr>
            <w:rFonts w:hAnsi="Calibri" w:eastAsia="" w:cs="Arial" w:hAnsiTheme="minorAscii" w:eastAsiaTheme="minorEastAsia" w:cstheme="minorBidi"/>
            <w:lang w:val="en-GB"/>
            <w:rPrChange w:author="Matthew Barbour" w:date="2017-09-04T12:55:23.6087133" w:id="1504830219">
              <w:rPr>
                <w:rFonts w:hAnsiTheme="minorHAnsi" w:eastAsiaTheme="minorEastAsia" w:cstheme="minorBidi"/>
                <w:lang w:val="en-GB"/>
              </w:rPr>
            </w:rPrChange>
          </w:rPr>
          <w:delText>a</w:delText>
        </w:r>
        <w:r w:rsidRPr="1E366950" w:rsidDel="3522F218" w:rsidR="209EDE56">
          <w:rPr>
            <w:rFonts w:hAnsi="Calibri" w:eastAsia="" w:cs="Arial" w:hAnsiTheme="minorAscii" w:eastAsiaTheme="minorEastAsia" w:cstheme="minorBidi"/>
            <w:lang w:val="en-GB"/>
            <w:rPrChange w:author="Matthew Barbour" w:date="2017-09-04T12:55:23.6087133" w:id="1268610936">
              <w:rPr>
                <w:rFonts w:hAnsiTheme="minorHAnsi" w:eastAsiaTheme="minorEastAsia" w:cstheme="minorBidi"/>
                <w:lang w:val="en-GB"/>
              </w:rPr>
            </w:rPrChange>
          </w:rPr>
          <w:delText xml:space="preserve">ffect stability and </w:delText>
        </w:r>
        <w:r w:rsidRPr="1E366950" w:rsidDel="3522F218" w:rsidR="00CC2D68">
          <w:rPr>
            <w:rFonts w:hAnsi="Calibri" w:eastAsia="" w:cs="Arial" w:hAnsiTheme="minorAscii" w:eastAsiaTheme="minorEastAsia" w:cstheme="minorBidi"/>
            <w:lang w:val="en-GB"/>
            <w:rPrChange w:author="Matthew Barbour" w:date="2017-09-04T12:55:23.6087133" w:id="1410175137">
              <w:rPr>
                <w:rFonts w:hAnsiTheme="minorHAnsi" w:eastAsiaTheme="minorEastAsia" w:cstheme="minorBidi"/>
                <w:lang w:val="en-GB"/>
              </w:rPr>
            </w:rPrChange>
          </w:rPr>
          <w:delText>–</w:delText>
        </w:r>
        <w:r w:rsidRPr="1E366950" w:rsidDel="3522F218" w:rsidR="00CC2D68">
          <w:rPr>
            <w:rFonts w:hAnsi="Calibri" w:eastAsia="" w:cs="Arial" w:hAnsiTheme="minorAscii" w:eastAsiaTheme="minorEastAsia" w:cstheme="minorBidi"/>
            <w:lang w:val="en-GB"/>
            <w:rPrChange w:author="Matthew Barbour" w:date="2017-09-04T12:55:23.6087133" w:id="144821099">
              <w:rPr>
                <w:rFonts w:hAnsiTheme="minorHAnsi" w:eastAsiaTheme="minorEastAsia" w:cstheme="minorBidi"/>
                <w:lang w:val="en-GB"/>
              </w:rPr>
            </w:rPrChange>
          </w:rPr>
          <w:delText xml:space="preserve"> </w:delText>
        </w:r>
        <w:r w:rsidRPr="1E366950" w:rsidDel="3522F218" w:rsidR="209EDE56">
          <w:rPr>
            <w:rFonts w:hAnsi="Calibri" w:eastAsia="" w:cs="Arial" w:hAnsiTheme="minorAscii" w:eastAsiaTheme="minorEastAsia" w:cstheme="minorBidi"/>
            <w:lang w:val="en-GB"/>
            <w:rPrChange w:author="Matthew Barbour" w:date="2017-09-04T12:55:23.6087133" w:id="1477664030">
              <w:rPr>
                <w:rFonts w:hAnsiTheme="minorHAnsi" w:eastAsiaTheme="minorEastAsia" w:cstheme="minorBidi"/>
                <w:lang w:val="en-GB"/>
              </w:rPr>
            </w:rPrChange>
          </w:rPr>
          <w:delText>in a broader perspective</w:delText>
        </w:r>
        <w:r w:rsidRPr="1E366950" w:rsidDel="3522F218" w:rsidR="00CC2D68">
          <w:rPr>
            <w:rFonts w:hAnsi="Calibri" w:eastAsia="" w:cs="Arial" w:hAnsiTheme="minorAscii" w:eastAsiaTheme="minorEastAsia" w:cstheme="minorBidi"/>
            <w:lang w:val="en-GB"/>
            <w:rPrChange w:author="Matthew Barbour" w:date="2017-09-04T12:55:23.6087133" w:id="1968528377">
              <w:rPr>
                <w:rFonts w:hAnsiTheme="minorHAnsi" w:eastAsiaTheme="minorEastAsia" w:cstheme="minorBidi"/>
                <w:lang w:val="en-GB"/>
              </w:rPr>
            </w:rPrChange>
          </w:rPr>
          <w:delText xml:space="preserve"> </w:delText>
        </w:r>
        <w:r w:rsidRPr="1E366950" w:rsidDel="3522F218" w:rsidR="00CC2D68">
          <w:rPr>
            <w:rFonts w:hAnsi="Calibri" w:eastAsia="" w:cs="Arial" w:hAnsiTheme="minorAscii" w:eastAsiaTheme="minorEastAsia" w:cstheme="minorBidi"/>
            <w:lang w:val="en-GB"/>
            <w:rPrChange w:author="Matthew Barbour" w:date="2017-09-04T12:55:23.6087133" w:id="185548625">
              <w:rPr>
                <w:rFonts w:hAnsiTheme="minorHAnsi" w:eastAsiaTheme="minorEastAsia" w:cstheme="minorBidi"/>
                <w:lang w:val="en-GB"/>
              </w:rPr>
            </w:rPrChange>
          </w:rPr>
          <w:delText>–</w:delText>
        </w:r>
        <w:r w:rsidRPr="1E366950" w:rsidDel="3522F218" w:rsidR="209EDE56">
          <w:rPr>
            <w:rFonts w:hAnsi="Calibri" w:eastAsia="" w:cs="Arial" w:hAnsiTheme="minorAscii" w:eastAsiaTheme="minorEastAsia" w:cstheme="minorBidi"/>
            <w:lang w:val="en-GB"/>
            <w:rPrChange w:author="Matthew Barbour" w:date="2017-09-04T12:55:23.6087133" w:id="517763311">
              <w:rPr>
                <w:rFonts w:hAnsiTheme="minorHAnsi" w:eastAsiaTheme="minorEastAsia" w:cstheme="minorBidi"/>
                <w:lang w:val="en-GB"/>
              </w:rPr>
            </w:rPrChange>
          </w:rPr>
          <w:delText xml:space="preserve"> the evolution of ecosystems</w:delText>
        </w:r>
        <w:r w:rsidRPr="1E366950" w:rsidDel="3522F218" w:rsidR="00963200">
          <w:rPr>
            <w:rFonts w:hAnsi="Calibri" w:eastAsia="" w:cs="Arial" w:hAnsiTheme="minorAscii" w:eastAsiaTheme="minorEastAsia" w:cstheme="minorBidi"/>
            <w:lang w:val="en-GB"/>
            <w:rPrChange w:author="Matthew Barbour" w:date="2017-09-04T12:55:23.6087133" w:id="1476740169">
              <w:rPr>
                <w:rFonts w:hAnsiTheme="minorHAnsi" w:eastAsiaTheme="minorEastAsia" w:cstheme="minorBidi"/>
                <w:lang w:val="en-GB"/>
              </w:rPr>
            </w:rPrChange>
          </w:rPr>
          <w:delText>.</w:delText>
        </w:r>
      </w:del>
    </w:p>
    <w:p w:rsidRPr="00C471FD" w:rsidR="00CB4C21" w:rsidDel="3522F218" w:rsidP="02687CF2" w:rsidRDefault="00CB4C21" w14:paraId="00FC597E" w14:textId="6C01F809" w14:noSpellErr="1">
      <w:pPr>
        <w:jc w:val="both"/>
        <w:rPr>
          <w:del w:author="Matthew Barbour" w:date="2017-09-08T13:00:26.2288445" w:id="1630293949"/>
          <w:rFonts w:hAnsi="Calibri" w:eastAsia="" w:cs="Arial" w:hAnsiTheme="minorAscii" w:eastAsiaTheme="minorEastAsia" w:cstheme="minorBidi"/>
          <w:b w:val="1"/>
          <w:bCs w:val="1"/>
          <w:lang w:val="en-GB"/>
          <w:rPrChange w:author="Matthew Barbour" w:date="2017-09-05T10:30:55.3052397" w:id="5098509">
            <w:rPr/>
          </w:rPrChange>
        </w:rPr>
        <w:pPrChange w:author="Matthew Barbour" w:date="2017-09-05T10:30:55.3052397" w:id="1481687093">
          <w:pPr>
            <w:jc w:val="both"/>
          </w:pPr>
        </w:pPrChange>
      </w:pPr>
      <w:del w:author="Matthew Barbour" w:date="2017-09-08T13:00:26.2288445" w:id="768235881">
        <w:r w:rsidRPr="02687CF2" w:rsidDel="3522F218">
          <w:rPr>
            <w:rFonts w:hAnsi="Calibri" w:eastAsia="" w:cs="Arial" w:hAnsiTheme="minorAscii" w:eastAsiaTheme="minorEastAsia" w:cstheme="minorBidi"/>
            <w:b w:val="1"/>
            <w:bCs w:val="1"/>
            <w:lang w:val="en-GB"/>
            <w:rPrChange w:author="Matthew Barbour" w:date="2017-09-05T10:30:55.3052397" w:id="363982228">
              <w:rPr>
                <w:rFonts w:hAnsiTheme="minorHAnsi" w:eastAsiaTheme="minorEastAsia" w:cstheme="minorBidi"/>
                <w:b/>
                <w:lang w:val="en-GB"/>
              </w:rPr>
            </w:rPrChange>
          </w:rPr>
          <w:delText>Network architecture</w:delText>
        </w:r>
      </w:del>
    </w:p>
    <w:p w:rsidR="00EB45B3" w:rsidDel="3522F218" w:rsidP="32FFA583" w:rsidRDefault="00EB45B3" w14:paraId="675BA3C5" w14:textId="7C49C79A">
      <w:pPr>
        <w:jc w:val="both"/>
        <w:rPr>
          <w:del w:author="Matthew Barbour" w:date="2017-09-08T13:00:26.2288445" w:id="448472084"/>
          <w:rFonts w:hAnsi="Calibri" w:eastAsia="" w:cs="Arial" w:hAnsiTheme="minorAscii" w:eastAsiaTheme="minorEastAsia" w:cstheme="minorBidi"/>
          <w:lang w:val="en-GB"/>
          <w:rPrChange w:author="Matthew Barbour" w:date="2017-09-08T12:53:22.5163042" w:id="665734835">
            <w:rPr/>
          </w:rPrChange>
        </w:rPr>
        <w:pPrChange w:author="Matthew Barbour" w:date="2017-09-08T12:53:22.5163042" w:id="800676431">
          <w:pPr>
            <w:jc w:val="both"/>
          </w:pPr>
        </w:pPrChange>
      </w:pPr>
      <w:del w:author="Matthew Barbour" w:date="2017-09-08T13:00:26.2288445" w:id="340733418">
        <w:r w:rsidRPr="21B9DDA0" w:rsidDel="3522F218">
          <w:rPr>
            <w:rFonts w:hAnsi="Calibri" w:eastAsia="" w:cs="Arial" w:hAnsiTheme="minorAscii" w:eastAsiaTheme="minorEastAsia" w:cstheme="minorBidi"/>
            <w:lang w:val="en-GB"/>
            <w:rPrChange w:author="Matthew Barbour" w:date="2017-09-04T12:57:30.3503275" w:id="565829024">
              <w:rPr>
                <w:rFonts w:hAnsiTheme="minorHAnsi" w:eastAsiaTheme="minorEastAsia" w:cstheme="minorBidi"/>
                <w:lang w:val="en-GB"/>
              </w:rPr>
            </w:rPrChange>
          </w:rPr>
          <w:delText xml:space="preserve">Species interactions, their type and their strength, </w:delText>
        </w:r>
        <w:r w:rsidRPr="21B9DDA0" w:rsidDel="3522F218" w:rsidR="00DA2F53">
          <w:rPr>
            <w:rFonts w:hAnsi="Calibri" w:eastAsia="" w:cs="Arial" w:hAnsiTheme="minorAscii" w:eastAsiaTheme="minorEastAsia" w:cstheme="minorBidi"/>
            <w:lang w:val="en-GB"/>
            <w:rPrChange w:author="Matthew Barbour" w:date="2017-09-04T12:57:30.3503275" w:id="2108364681">
              <w:rPr>
                <w:rFonts w:hAnsiTheme="minorHAnsi" w:eastAsiaTheme="minorEastAsia" w:cstheme="minorBidi"/>
                <w:lang w:val="en-GB"/>
              </w:rPr>
            </w:rPrChange>
          </w:rPr>
          <w:delText>are</w:delText>
        </w:r>
        <w:r w:rsidRPr="21B9DDA0" w:rsidDel="3522F218">
          <w:rPr>
            <w:rFonts w:hAnsi="Calibri" w:eastAsia="" w:cs="Arial" w:hAnsiTheme="minorAscii" w:eastAsiaTheme="minorEastAsia" w:cstheme="minorBidi"/>
            <w:lang w:val="en-GB"/>
            <w:rPrChange w:author="Matthew Barbour" w:date="2017-09-04T12:57:30.3503275" w:id="1833672793">
              <w:rPr>
                <w:rFonts w:hAnsiTheme="minorHAnsi" w:eastAsiaTheme="minorEastAsia" w:cstheme="minorBidi"/>
                <w:lang w:val="en-GB"/>
              </w:rPr>
            </w:rPrChange>
          </w:rPr>
          <w:delText xml:space="preserve"> also </w:delText>
        </w:r>
        <w:r w:rsidRPr="21B9DDA0" w:rsidDel="3522F218" w:rsidR="00DA2F53">
          <w:rPr>
            <w:rFonts w:hAnsi="Calibri" w:eastAsia="" w:cs="Arial" w:hAnsiTheme="minorAscii" w:eastAsiaTheme="minorEastAsia" w:cstheme="minorBidi"/>
            <w:lang w:val="en-GB"/>
            <w:rPrChange w:author="Matthew Barbour" w:date="2017-09-04T12:57:30.3503275" w:id="455509755">
              <w:rPr>
                <w:rFonts w:hAnsiTheme="minorHAnsi" w:eastAsiaTheme="minorEastAsia" w:cstheme="minorBidi"/>
                <w:lang w:val="en-GB"/>
              </w:rPr>
            </w:rPrChange>
          </w:rPr>
          <w:delText>among</w:delText>
        </w:r>
        <w:r w:rsidRPr="21B9DDA0" w:rsidDel="3522F218">
          <w:rPr>
            <w:rFonts w:hAnsi="Calibri" w:eastAsia="" w:cs="Arial" w:hAnsiTheme="minorAscii" w:eastAsiaTheme="minorEastAsia" w:cstheme="minorBidi"/>
            <w:lang w:val="en-GB"/>
            <w:rPrChange w:author="Matthew Barbour" w:date="2017-09-04T12:57:30.3503275" w:id="513661426">
              <w:rPr>
                <w:rFonts w:hAnsiTheme="minorHAnsi" w:eastAsiaTheme="minorEastAsia" w:cstheme="minorBidi"/>
                <w:lang w:val="en-GB"/>
              </w:rPr>
            </w:rPrChange>
          </w:rPr>
          <w:delText xml:space="preserve"> mechanisms of interest. </w:delText>
        </w:r>
        <w:r w:rsidDel="3522F218">
          <w:rPr/>
          <w:delText xml:space="preserve">As proposed by </w:delText>
        </w:r>
      </w:del>
      <w:proofErr w:type="spellStart"/>
      <w:del w:author="Matthew Barbour" w:date="2017-09-08T13:00:26.2288445" w:id="742804323">
        <w:r w:rsidDel="3522F218">
          <w:rPr/>
          <w:delText>Yodzis</w:delText>
        </w:r>
      </w:del>
      <w:proofErr w:type="spellEnd"/>
      <w:del w:author="Matthew Barbour" w:date="2017-09-08T13:00:26.2288445" w:id="514513120">
        <w:r w:rsidDel="3522F218">
          <w:rPr/>
          <w:delText xml:space="preserve"> in 1981</w:delText>
        </w:r>
      </w:del>
      <w:del w:author="Matthew Barbour" w:date="2017-09-08T13:00:26.2288445" w:id="1985434021">
        <w:r w:rsidDel="3522F218">
          <w:rPr/>
          <w:delText xml:space="preserve">, food network structure plays a fundamental role in community stability, and was shown by following researches based on empirical data. Indeed, when modeled, real food network</w:delText>
        </w:r>
        <w:r w:rsidDel="3522F218" w:rsidR="006E5D73">
          <w:rPr/>
          <w:delText>s</w:delText>
        </w:r>
        <w:r w:rsidRPr="32FFA583" w:rsidDel="3522F218">
          <w:rPr/>
          <w:delText xml:space="preserve"> </w:delText>
        </w:r>
        <w:r w:rsidDel="3522F218" w:rsidR="006E5D73">
          <w:rPr/>
          <w:delText>are</w:delText>
        </w:r>
        <w:r w:rsidDel="3522F218">
          <w:rPr/>
          <w:delText xml:space="preserve"> more stable than </w:delText>
        </w:r>
        <w:r w:rsidDel="3522F218" w:rsidR="006E5D73">
          <w:rPr/>
          <w:delText xml:space="preserve">those </w:delText>
        </w:r>
        <w:r w:rsidDel="3522F218" w:rsidR="007A00DE">
          <w:rPr/>
          <w:delText>with</w:delText>
        </w:r>
        <w:r w:rsidDel="3522F218">
          <w:rPr/>
          <w:delText xml:space="preserve"> random interaction</w:delText>
        </w:r>
        <w:r w:rsidDel="3522F218" w:rsidR="007A00DE">
          <w:rPr/>
          <w:delText>s</w:delText>
        </w:r>
        <w:r w:rsidRPr="32FFA583" w:rsidDel="3522F218">
          <w:rPr/>
          <w:delText xml:space="preserve">. </w:delText>
        </w:r>
        <w:r w:rsidRPr="21B9DDA0" w:rsidDel="3522F218">
          <w:rPr>
            <w:rFonts w:hAnsi="Calibri" w:eastAsia="" w:cs="Arial" w:hAnsiTheme="minorAscii" w:eastAsiaTheme="minorEastAsia" w:cstheme="minorBidi"/>
            <w:lang w:val="en-GB"/>
            <w:rPrChange w:author="Matthew Barbour" w:date="2017-09-04T12:57:30.3503275" w:id="744288009">
              <w:rPr>
                <w:rFonts w:hAnsiTheme="minorHAnsi" w:eastAsiaTheme="minorEastAsia" w:cstheme="minorBidi"/>
                <w:lang w:val="en-GB"/>
              </w:rPr>
            </w:rPrChange>
          </w:rPr>
          <w:delText>Hence, the architecture of communities, i.e. the way animal and plants are connected has an impact on resilience of the community to perturbations</w:delText>
        </w:r>
        <w:r w:rsidRPr="21B9DDA0" w:rsidDel="3522F218" w:rsidR="001A4010">
          <w:rPr>
            <w:rFonts w:hAnsi="Calibri" w:eastAsia="" w:cs="Arial" w:hAnsiTheme="minorAscii" w:eastAsiaTheme="minorEastAsia" w:cstheme="minorBidi"/>
            <w:lang w:val="en-GB"/>
            <w:rPrChange w:author="Matthew Barbour" w:date="2017-09-04T12:57:30.3503275" w:id="1886079588">
              <w:rPr>
                <w:rFonts w:hAnsiTheme="minorHAnsi" w:eastAsiaTheme="minorEastAsia" w:cstheme="minorBidi"/>
                <w:lang w:val="en-GB"/>
              </w:rPr>
            </w:rPrChange>
          </w:rPr>
          <w:delText>.</w:delText>
        </w:r>
      </w:del>
    </w:p>
    <w:p w:rsidRPr="00C471FD" w:rsidR="00622589" w:rsidDel="4D6D4F12" w:rsidP="3522F218" w:rsidRDefault="209EDE56" w14:paraId="3E4B985A" w14:textId="6558737A">
      <w:pPr>
        <w:jc w:val="both"/>
        <w:rPr>
          <w:del w:author="Matthew Barbour" w:date="2017-09-08T13:03:26.4232508" w:id="188984921"/>
          <w:rFonts w:hAnsi="Calibri" w:eastAsia="" w:cs="Arial" w:hAnsiTheme="minorAscii" w:eastAsiaTheme="minorEastAsia" w:cstheme="minorBidi"/>
          <w:rPrChange w:author="Matthew Barbour" w:date="2017-09-08T13:00:26.2288445" w:id="1301563265">
            <w:rPr/>
          </w:rPrChange>
        </w:rPr>
        <w:pPrChange w:author="Matthew Barbour" w:date="2017-09-08T13:00:26.2288445" w:id="1882517215">
          <w:pPr>
            <w:jc w:val="both"/>
          </w:pPr>
        </w:pPrChange>
      </w:pPr>
      <w:del w:author="Matthew Barbour" w:date="2017-09-08T13:00:26.2288445" w:id="2040962163">
        <w:r w:rsidRPr="26535A7A" w:rsidDel="3522F218">
          <w:rPr>
            <w:rFonts w:hAnsi="Calibri" w:eastAsia="" w:cs="Arial" w:hAnsiTheme="minorAscii" w:eastAsiaTheme="minorEastAsia" w:cstheme="minorBidi"/>
            <w:lang w:val="en-GB"/>
            <w:rPrChange w:author="Matthew Barbour" w:date="2017-09-04T12:58:36.8613564" w:id="642996858">
              <w:rPr>
                <w:rFonts w:hAnsiTheme="minorHAnsi" w:eastAsiaTheme="minorEastAsia" w:cstheme="minorBidi"/>
                <w:lang w:val="en-GB"/>
              </w:rPr>
            </w:rPrChange>
          </w:rPr>
          <w:delText xml:space="preserve">The first biodiversity-ecosystem functioning experiments have investigated diversity only on single trophic levels, or on pairs of species. Only </w:delText>
        </w:r>
        <w:r w:rsidRPr="26535A7A" w:rsidDel="3522F218" w:rsidR="006E5D73">
          <w:rPr>
            <w:rFonts w:hAnsi="Calibri" w:eastAsia="" w:cs="Arial" w:hAnsiTheme="minorAscii" w:eastAsiaTheme="minorEastAsia" w:cstheme="minorBidi"/>
            <w:lang w:val="en-GB"/>
            <w:rPrChange w:author="Matthew Barbour" w:date="2017-09-04T12:58:36.8613564" w:id="219636480">
              <w:rPr>
                <w:rFonts w:hAnsiTheme="minorHAnsi" w:eastAsiaTheme="minorEastAsia" w:cstheme="minorBidi"/>
                <w:lang w:val="en-GB"/>
              </w:rPr>
            </w:rPrChange>
          </w:rPr>
          <w:delText>later</w:delText>
        </w:r>
        <w:r w:rsidRPr="26535A7A" w:rsidDel="3522F218" w:rsidR="006E5D73">
          <w:rPr>
            <w:rFonts w:hAnsi="Calibri" w:eastAsia="" w:cs="Arial" w:hAnsiTheme="minorAscii" w:eastAsiaTheme="minorEastAsia" w:cstheme="minorBidi"/>
            <w:lang w:val="en-GB"/>
            <w:rPrChange w:author="Matthew Barbour" w:date="2017-09-04T12:58:36.8613564" w:id="454388120">
              <w:rPr>
                <w:rFonts w:hAnsiTheme="minorHAnsi" w:eastAsiaTheme="minorEastAsia" w:cstheme="minorBidi"/>
                <w:lang w:val="en-GB"/>
              </w:rPr>
            </w:rPrChange>
          </w:rPr>
          <w:delText xml:space="preserve"> </w:delText>
        </w:r>
        <w:r w:rsidRPr="26535A7A" w:rsidDel="3522F218">
          <w:rPr>
            <w:rFonts w:hAnsi="Calibri" w:eastAsia="" w:cs="Arial" w:hAnsiTheme="minorAscii" w:eastAsiaTheme="minorEastAsia" w:cstheme="minorBidi"/>
            <w:lang w:val="en-GB"/>
            <w:rPrChange w:author="Matthew Barbour" w:date="2017-09-04T12:58:36.8613564" w:id="1966214905">
              <w:rPr>
                <w:rFonts w:hAnsiTheme="minorHAnsi" w:eastAsiaTheme="minorEastAsia" w:cstheme="minorBidi"/>
                <w:lang w:val="en-GB"/>
              </w:rPr>
            </w:rPrChange>
          </w:rPr>
          <w:delText xml:space="preserve">have multiple trophic levels been considered simultaneously, investigating how horizontal species loss may affect vertical species diversity and not </w:delText>
        </w:r>
        <w:r w:rsidRPr="26535A7A" w:rsidDel="3522F218" w:rsidR="006E5D73">
          <w:rPr>
            <w:rFonts w:hAnsi="Calibri" w:eastAsia="" w:cs="Arial" w:hAnsiTheme="minorAscii" w:eastAsiaTheme="minorEastAsia" w:cstheme="minorBidi"/>
            <w:lang w:val="en-GB"/>
            <w:rPrChange w:author="Matthew Barbour" w:date="2017-09-04T12:58:36.8613564" w:id="2098460788">
              <w:rPr>
                <w:rFonts w:hAnsiTheme="minorHAnsi" w:eastAsiaTheme="minorEastAsia" w:cstheme="minorBidi"/>
                <w:lang w:val="en-GB"/>
              </w:rPr>
            </w:rPrChange>
          </w:rPr>
          <w:delText>just</w:delText>
        </w:r>
        <w:r w:rsidRPr="26535A7A" w:rsidDel="3522F218" w:rsidR="006E5D73">
          <w:rPr>
            <w:rFonts w:hAnsi="Calibri" w:eastAsia="" w:cs="Arial" w:hAnsiTheme="minorAscii" w:eastAsiaTheme="minorEastAsia" w:cstheme="minorBidi"/>
            <w:lang w:val="en-GB"/>
            <w:rPrChange w:author="Matthew Barbour" w:date="2017-09-04T12:58:36.8613564" w:id="1225772183">
              <w:rPr>
                <w:rFonts w:hAnsiTheme="minorHAnsi" w:eastAsiaTheme="minorEastAsia" w:cstheme="minorBidi"/>
                <w:lang w:val="en-GB"/>
              </w:rPr>
            </w:rPrChange>
          </w:rPr>
          <w:delText xml:space="preserve"> </w:delText>
        </w:r>
        <w:r w:rsidRPr="26535A7A" w:rsidDel="3522F218">
          <w:rPr>
            <w:rFonts w:hAnsi="Calibri" w:eastAsia="" w:cs="Arial" w:hAnsiTheme="minorAscii" w:eastAsiaTheme="minorEastAsia" w:cstheme="minorBidi"/>
            <w:lang w:val="en-GB"/>
            <w:rPrChange w:author="Matthew Barbour" w:date="2017-09-04T12:58:36.8613564" w:id="979032201">
              <w:rPr>
                <w:rFonts w:hAnsiTheme="minorHAnsi" w:eastAsiaTheme="minorEastAsia" w:cstheme="minorBidi"/>
                <w:lang w:val="en-GB"/>
              </w:rPr>
            </w:rPrChange>
          </w:rPr>
          <w:delText>the abundance of that particular trophic level (</w:delText>
        </w:r>
        <w:r w:rsidRPr="26535A7A" w:rsidDel="3522F218">
          <w:rPr>
            <w:rFonts w:hAnsi="Calibri" w:eastAsia="" w:cs="Arial" w:hAnsiTheme="minorAscii" w:eastAsiaTheme="minorEastAsia" w:cstheme="minorBidi"/>
            <w:lang w:val="en-GB"/>
            <w:rPrChange w:author="Matthew Barbour" w:date="2017-09-04T12:58:36.8613564" w:id="2037000206">
              <w:rPr>
                <w:rFonts w:hAnsiTheme="minorHAnsi" w:eastAsiaTheme="minorEastAsia" w:cstheme="minorBidi"/>
                <w:lang w:val="en-GB"/>
              </w:rPr>
            </w:rPrChange>
          </w:rPr>
          <w:delText>Scherber</w:delText>
        </w:r>
        <w:r w:rsidRPr="26535A7A" w:rsidDel="3522F218">
          <w:rPr>
            <w:rFonts w:hAnsi="Calibri" w:eastAsia="" w:cs="Arial" w:hAnsiTheme="minorAscii" w:eastAsiaTheme="minorEastAsia" w:cstheme="minorBidi"/>
            <w:lang w:val="en-GB"/>
            <w:rPrChange w:author="Matthew Barbour" w:date="2017-09-04T12:58:36.8613564" w:id="1576698593">
              <w:rPr>
                <w:rFonts w:hAnsiTheme="minorHAnsi" w:eastAsiaTheme="minorEastAsia" w:cstheme="minorBidi"/>
                <w:lang w:val="en-GB"/>
              </w:rPr>
            </w:rPrChange>
          </w:rPr>
          <w:delText xml:space="preserve"> et al., 2010)</w:delText>
        </w:r>
        <w:r w:rsidRPr="26535A7A" w:rsidDel="3522F218" w:rsidR="00FB140E">
          <w:rPr>
            <w:rFonts w:hAnsi="Calibri" w:eastAsia="" w:cs="Arial" w:hAnsiTheme="minorAscii" w:eastAsiaTheme="minorEastAsia" w:cstheme="minorBidi"/>
            <w:lang w:val="en-GB"/>
            <w:rPrChange w:author="Matthew Barbour" w:date="2017-09-04T12:58:36.8613564" w:id="322878998">
              <w:rPr>
                <w:rFonts w:hAnsiTheme="minorHAnsi" w:eastAsiaTheme="minorEastAsia" w:cstheme="minorBidi"/>
                <w:lang w:val="en-GB"/>
              </w:rPr>
            </w:rPrChange>
          </w:rPr>
          <w:delText xml:space="preserve">. </w:delText>
        </w:r>
        <w:r w:rsidRPr="26535A7A" w:rsidDel="3522F218">
          <w:rPr>
            <w:rFonts w:hAnsi="Calibri" w:eastAsia="" w:cs="Arial" w:hAnsiTheme="minorAscii" w:eastAsiaTheme="minorEastAsia" w:cstheme="minorBidi"/>
            <w:lang w:val="en-GB"/>
            <w:rPrChange w:author="Matthew Barbour" w:date="2017-09-04T12:58:36.8613564" w:id="36088111">
              <w:rPr>
                <w:rFonts w:hAnsiTheme="minorHAnsi" w:eastAsiaTheme="minorEastAsia" w:cstheme="minorBidi"/>
                <w:lang w:val="en-GB"/>
              </w:rPr>
            </w:rPrChange>
          </w:rPr>
          <w:delText>How these effects cascade t</w:delText>
        </w:r>
        <w:r w:rsidRPr="26535A7A" w:rsidDel="3522F218" w:rsidR="002C29AB">
          <w:rPr>
            <w:rFonts w:hAnsi="Calibri" w:eastAsia="" w:cs="Arial" w:hAnsiTheme="minorAscii" w:eastAsiaTheme="minorEastAsia" w:cstheme="minorBidi"/>
            <w:lang w:val="en-GB"/>
            <w:rPrChange w:author="Matthew Barbour" w:date="2017-09-04T12:58:36.8613564" w:id="1616349799">
              <w:rPr>
                <w:rFonts w:hAnsiTheme="minorHAnsi" w:eastAsiaTheme="minorEastAsia" w:cstheme="minorBidi"/>
                <w:lang w:val="en-GB"/>
              </w:rPr>
            </w:rPrChange>
          </w:rPr>
          <w:delText>h</w:delText>
        </w:r>
        <w:r w:rsidRPr="26535A7A" w:rsidDel="3522F218">
          <w:rPr>
            <w:rFonts w:hAnsi="Calibri" w:eastAsia="" w:cs="Arial" w:hAnsiTheme="minorAscii" w:eastAsiaTheme="minorEastAsia" w:cstheme="minorBidi"/>
            <w:lang w:val="en-GB"/>
            <w:rPrChange w:author="Matthew Barbour" w:date="2017-09-04T12:58:36.8613564" w:id="167531069">
              <w:rPr>
                <w:rFonts w:hAnsiTheme="minorHAnsi" w:eastAsiaTheme="minorEastAsia" w:cstheme="minorBidi"/>
                <w:lang w:val="en-GB"/>
              </w:rPr>
            </w:rPrChange>
          </w:rPr>
          <w:delText xml:space="preserve">rough the food web or mutualistic network will depend on their structure. Basic properties of the topology are the number of nodes (i.e. diversity) and the relative number of interactions (i.e. </w:delText>
        </w:r>
        <w:r w:rsidRPr="26535A7A" w:rsidDel="3522F218">
          <w:rPr>
            <w:rFonts w:hAnsi="Calibri" w:eastAsia="" w:cs="Arial" w:hAnsiTheme="minorAscii" w:eastAsiaTheme="minorEastAsia" w:cstheme="minorBidi"/>
            <w:lang w:val="en-GB"/>
            <w:rPrChange w:author="Matthew Barbour" w:date="2017-09-04T12:58:36.8613564" w:id="984180512">
              <w:rPr>
                <w:rFonts w:hAnsiTheme="minorHAnsi" w:eastAsiaTheme="minorEastAsia" w:cstheme="minorBidi"/>
                <w:lang w:val="en-GB"/>
              </w:rPr>
            </w:rPrChange>
          </w:rPr>
          <w:delText>connectance</w:delText>
        </w:r>
        <w:r w:rsidRPr="26535A7A" w:rsidDel="3522F218" w:rsidR="746C863D">
          <w:rPr>
            <w:rFonts w:hAnsi="Calibri" w:eastAsia="" w:cs="Arial" w:hAnsiTheme="minorAscii" w:eastAsiaTheme="minorEastAsia" w:cstheme="minorBidi"/>
            <w:lang w:val="en-GB"/>
            <w:rPrChange w:author="Matthew Barbour" w:date="2017-09-04T12:58:36.8613564" w:id="1541778326">
              <w:rPr>
                <w:rFonts w:hAnsiTheme="minorHAnsi" w:eastAsiaTheme="minorEastAsia" w:cstheme="minorBidi"/>
                <w:lang w:val="en-GB"/>
              </w:rPr>
            </w:rPrChange>
          </w:rPr>
          <w:delText xml:space="preserve">) </w:delText>
        </w:r>
        <w:r w:rsidRPr="26535A7A" w:rsidDel="3522F218">
          <w:rPr>
            <w:rFonts w:hAnsi="Calibri" w:eastAsia="" w:cs="Arial" w:hAnsiTheme="minorAscii" w:eastAsiaTheme="minorEastAsia" w:cstheme="minorBidi"/>
            <w:lang w:val="en-GB"/>
            <w:rPrChange w:author="Matthew Barbour" w:date="2017-09-04T12:58:36.8613564" w:id="859437891">
              <w:rPr>
                <w:rFonts w:hAnsiTheme="minorHAnsi" w:eastAsiaTheme="minorEastAsia" w:cstheme="minorBidi"/>
                <w:lang w:val="en-GB"/>
              </w:rPr>
            </w:rPrChange>
          </w:rPr>
          <w:delText>(</w:delText>
        </w:r>
        <w:r w:rsidRPr="26535A7A" w:rsidDel="3522F218">
          <w:rPr>
            <w:rFonts w:hAnsi="Calibri" w:eastAsia="" w:cs="Arial" w:hAnsiTheme="minorAscii" w:eastAsiaTheme="minorEastAsia" w:cstheme="minorBidi"/>
            <w:lang w:val="en-GB"/>
            <w:rPrChange w:author="Matthew Barbour" w:date="2017-09-04T12:58:36.8613564" w:id="765633659">
              <w:rPr>
                <w:rFonts w:hAnsiTheme="minorHAnsi" w:eastAsiaTheme="minorEastAsia" w:cstheme="minorBidi"/>
                <w:lang w:val="en-GB"/>
              </w:rPr>
            </w:rPrChange>
          </w:rPr>
          <w:delText>Bascompte</w:delText>
        </w:r>
        <w:r w:rsidRPr="26535A7A" w:rsidDel="3522F218">
          <w:rPr>
            <w:rFonts w:hAnsi="Calibri" w:eastAsia="" w:cs="Arial" w:hAnsiTheme="minorAscii" w:eastAsiaTheme="minorEastAsia" w:cstheme="minorBidi"/>
            <w:lang w:val="en-GB"/>
            <w:rPrChange w:author="Matthew Barbour" w:date="2017-09-04T12:58:36.8613564" w:id="176068058">
              <w:rPr>
                <w:rFonts w:hAnsiTheme="minorHAnsi" w:eastAsiaTheme="minorEastAsia" w:cstheme="minorBidi"/>
                <w:lang w:val="en-GB"/>
              </w:rPr>
            </w:rPrChange>
          </w:rPr>
          <w:delText>, 2009)</w:delText>
        </w:r>
        <w:r w:rsidRPr="26535A7A" w:rsidDel="3522F218" w:rsidR="00FB140E">
          <w:rPr>
            <w:rFonts w:hAnsi="Calibri" w:eastAsia="" w:cs="Arial" w:hAnsiTheme="minorAscii" w:eastAsiaTheme="minorEastAsia" w:cstheme="minorBidi"/>
            <w:lang w:val="en-GB"/>
            <w:rPrChange w:author="Matthew Barbour" w:date="2017-09-04T12:58:36.8613564" w:id="827635634">
              <w:rPr>
                <w:rFonts w:hAnsiTheme="minorHAnsi" w:eastAsiaTheme="minorEastAsia" w:cstheme="minorBidi"/>
                <w:lang w:val="en-GB"/>
              </w:rPr>
            </w:rPrChange>
          </w:rPr>
          <w:delText xml:space="preserve">. </w:delText>
        </w:r>
        <w:r w:rsidRPr="26535A7A" w:rsidDel="3522F218">
          <w:rPr>
            <w:rFonts w:hAnsi="Calibri" w:eastAsia="" w:cs="Arial" w:hAnsiTheme="minorAscii" w:eastAsiaTheme="minorEastAsia" w:cstheme="minorBidi"/>
            <w:lang w:val="en-GB"/>
            <w:rPrChange w:author="Matthew Barbour" w:date="2017-09-04T12:58:36.8613564" w:id="350115241">
              <w:rPr>
                <w:rFonts w:hAnsiTheme="minorHAnsi" w:eastAsiaTheme="minorEastAsia" w:cstheme="minorBidi"/>
                <w:lang w:val="en-GB"/>
              </w:rPr>
            </w:rPrChange>
          </w:rPr>
          <w:delText xml:space="preserve">The interaction networks we find in nature are not randomly assembled and thus some distinct architectural elements – </w:delText>
        </w:r>
        <w:r w:rsidRPr="26535A7A" w:rsidDel="3522F218">
          <w:rPr>
            <w:rFonts w:hAnsi="Calibri" w:eastAsia="" w:cs="Arial" w:hAnsiTheme="minorAscii" w:eastAsiaTheme="minorEastAsia" w:cstheme="minorBidi"/>
            <w:lang w:val="en-GB"/>
            <w:rPrChange w:author="Matthew Barbour" w:date="2017-09-04T12:58:36.8613564" w:id="1997004769">
              <w:rPr>
                <w:rFonts w:hAnsiTheme="minorHAnsi" w:eastAsiaTheme="minorEastAsia" w:cstheme="minorBidi"/>
                <w:lang w:val="en-GB"/>
              </w:rPr>
            </w:rPrChange>
          </w:rPr>
          <w:delText>motifs</w:delText>
        </w:r>
      </w:del>
      <w:del w:author="Matthew Barbour" w:date="2017-09-08T13:00:26.2288445" w:id="568739343">
        <w:r w:rsidRPr="26535A7A" w:rsidDel="3522F218">
          <w:rPr>
            <w:rFonts w:hAnsi="Calibri" w:eastAsia="" w:cs="Arial" w:hAnsiTheme="minorAscii" w:eastAsiaTheme="minorEastAsia" w:cstheme="minorBidi"/>
            <w:lang w:val="en-GB"/>
            <w:rPrChange w:author="Matthew Barbour" w:date="2017-09-04T12:58:36.8613564" w:id="225843028">
              <w:rPr>
                <w:rFonts w:hAnsiTheme="minorHAnsi" w:eastAsiaTheme="minorEastAsia" w:cstheme="minorBidi"/>
                <w:lang w:val="en-GB"/>
              </w:rPr>
            </w:rPrChange>
          </w:rPr>
          <w:delText xml:space="preserve"> – can be identified (e.g. modularity, nested</w:delText>
        </w:r>
        <w:r w:rsidRPr="26535A7A" w:rsidDel="3522F218" w:rsidR="00B11F54">
          <w:rPr>
            <w:rFonts w:hAnsi="Calibri" w:eastAsia="" w:cs="Arial" w:hAnsiTheme="minorAscii" w:eastAsiaTheme="minorEastAsia" w:cstheme="minorBidi"/>
            <w:lang w:val="en-GB"/>
            <w:rPrChange w:author="Matthew Barbour" w:date="2017-09-04T12:58:36.8613564" w:id="2092895437">
              <w:rPr>
                <w:rFonts w:hAnsiTheme="minorHAnsi" w:eastAsiaTheme="minorEastAsia" w:cstheme="minorBidi"/>
                <w:lang w:val="en-GB"/>
              </w:rPr>
            </w:rPrChange>
          </w:rPr>
          <w:delText xml:space="preserve">-ness; for definition see box 1.). </w:delText>
        </w:r>
        <w:r w:rsidRPr="26535A7A" w:rsidDel="3522F218">
          <w:rPr>
            <w:rFonts w:hAnsi="Calibri" w:eastAsia="" w:cs="Arial" w:hAnsiTheme="minorAscii" w:eastAsiaTheme="minorEastAsia" w:cstheme="minorBidi"/>
            <w:lang w:val="en-GB"/>
            <w:rPrChange w:author="Matthew Barbour" w:date="2017-09-04T12:58:36.8613564" w:id="166391262">
              <w:rPr>
                <w:rFonts w:hAnsiTheme="minorHAnsi" w:eastAsiaTheme="minorEastAsia" w:cstheme="minorBidi"/>
                <w:lang w:val="en-GB"/>
              </w:rPr>
            </w:rPrChange>
          </w:rPr>
          <w:delText>The importance of these elements is opposite in trophic vs. mutualistic networks. (</w:delText>
        </w:r>
        <w:r w:rsidRPr="26535A7A" w:rsidDel="3522F218">
          <w:rPr>
            <w:rFonts w:hAnsi="Calibri" w:eastAsia="" w:cs="Arial" w:hAnsiTheme="minorAscii" w:eastAsiaTheme="minorEastAsia" w:cstheme="minorBidi"/>
            <w:lang w:val="en-GB"/>
            <w:rPrChange w:author="Matthew Barbour" w:date="2017-09-04T12:58:36.8613564" w:id="1407772161">
              <w:rPr>
                <w:rFonts w:hAnsiTheme="minorHAnsi" w:eastAsiaTheme="minorEastAsia" w:cstheme="minorBidi"/>
                <w:lang w:val="en-GB"/>
              </w:rPr>
            </w:rPrChange>
          </w:rPr>
          <w:delText>Thébault</w:delText>
        </w:r>
        <w:r w:rsidRPr="26535A7A" w:rsidDel="3522F218">
          <w:rPr>
            <w:rFonts w:hAnsi="Calibri" w:eastAsia="" w:cs="Arial" w:hAnsiTheme="minorAscii" w:eastAsiaTheme="minorEastAsia" w:cstheme="minorBidi"/>
            <w:lang w:val="en-GB"/>
            <w:rPrChange w:author="Matthew Barbour" w:date="2017-09-04T12:58:36.8613564" w:id="2100866857">
              <w:rPr>
                <w:rFonts w:hAnsiTheme="minorHAnsi" w:eastAsiaTheme="minorEastAsia" w:cstheme="minorBidi"/>
                <w:lang w:val="en-GB"/>
              </w:rPr>
            </w:rPrChange>
          </w:rPr>
          <w:delText xml:space="preserve"> &amp; Fontaine, 2010)</w:delText>
        </w:r>
        <w:r w:rsidRPr="26535A7A" w:rsidDel="3522F218" w:rsidR="00FB140E">
          <w:rPr>
            <w:rFonts w:hAnsi="Calibri" w:eastAsia="" w:cs="Arial" w:hAnsiTheme="minorAscii" w:eastAsiaTheme="minorEastAsia" w:cstheme="minorBidi"/>
            <w:lang w:val="en-GB"/>
            <w:rPrChange w:author="Matthew Barbour" w:date="2017-09-04T12:58:36.8613564" w:id="2126136529">
              <w:rPr>
                <w:rFonts w:hAnsiTheme="minorHAnsi" w:eastAsiaTheme="minorEastAsia" w:cstheme="minorBidi"/>
                <w:lang w:val="en-GB"/>
              </w:rPr>
            </w:rPrChange>
          </w:rPr>
          <w:delText xml:space="preserve">. </w:delText>
        </w:r>
        <w:r w:rsidRPr="26535A7A" w:rsidDel="3522F218">
          <w:rPr>
            <w:rFonts w:hAnsi="Calibri" w:eastAsia="" w:cs="Arial" w:hAnsiTheme="minorAscii" w:eastAsiaTheme="minorEastAsia" w:cstheme="minorBidi"/>
            <w:lang w:val="en-GB"/>
            <w:rPrChange w:author="Matthew Barbour" w:date="2017-09-04T12:58:36.8613564" w:id="1627940114">
              <w:rPr>
                <w:rFonts w:hAnsiTheme="minorHAnsi" w:eastAsiaTheme="minorEastAsia" w:cstheme="minorBidi"/>
                <w:lang w:val="en-GB"/>
              </w:rPr>
            </w:rPrChange>
          </w:rPr>
          <w:delText xml:space="preserve">In a simple, abstracted network, all connections have the same strength. In real-world networks the interaction strength is not the same </w:delText>
        </w:r>
        <w:r w:rsidRPr="26535A7A" w:rsidDel="3522F218" w:rsidR="7DBA20BB">
          <w:rPr>
            <w:rFonts w:hAnsi="Calibri" w:eastAsia="" w:cs="Arial" w:hAnsiTheme="minorAscii" w:eastAsiaTheme="minorEastAsia" w:cstheme="minorBidi"/>
            <w:lang w:val="en-GB"/>
            <w:rPrChange w:author="Matthew Barbour" w:date="2017-09-04T12:58:36.8613564" w:id="464587782">
              <w:rPr>
                <w:rFonts w:hAnsiTheme="minorHAnsi" w:eastAsiaTheme="minorEastAsia" w:cstheme="minorBidi"/>
                <w:lang w:val="en-GB"/>
              </w:rPr>
            </w:rPrChange>
          </w:rPr>
          <w:delText>for all connections</w:delText>
        </w:r>
        <w:r w:rsidRPr="26535A7A" w:rsidDel="3522F218" w:rsidR="53E98697">
          <w:rPr>
            <w:rFonts w:hAnsi="Calibri" w:eastAsia="" w:cs="Arial" w:hAnsiTheme="minorAscii" w:eastAsiaTheme="minorEastAsia" w:cstheme="minorBidi"/>
            <w:lang w:val="en-GB"/>
            <w:rPrChange w:author="Matthew Barbour" w:date="2017-09-04T12:58:36.8613564" w:id="1515186260">
              <w:rPr>
                <w:rFonts w:hAnsiTheme="minorHAnsi" w:eastAsiaTheme="minorEastAsia" w:cstheme="minorBidi"/>
                <w:lang w:val="en-GB"/>
              </w:rPr>
            </w:rPrChange>
          </w:rPr>
          <w:delText xml:space="preserve"> </w:delText>
        </w:r>
        <w:r w:rsidRPr="26535A7A" w:rsidDel="3522F218">
          <w:rPr>
            <w:rFonts w:hAnsi="Calibri" w:eastAsia="" w:cs="Arial" w:hAnsiTheme="minorAscii" w:eastAsiaTheme="minorEastAsia" w:cstheme="minorBidi"/>
            <w:lang w:val="en-GB"/>
            <w:rPrChange w:author="Matthew Barbour" w:date="2017-09-04T12:58:36.8613564" w:id="1822442840">
              <w:rPr>
                <w:rFonts w:hAnsiTheme="minorHAnsi" w:eastAsiaTheme="minorEastAsia" w:cstheme="minorBidi"/>
                <w:lang w:val="en-GB"/>
              </w:rPr>
            </w:rPrChange>
          </w:rPr>
          <w:delText>and the distribution is shifted towards weak interactions</w:delText>
        </w:r>
        <w:r w:rsidRPr="26535A7A" w:rsidDel="3522F218" w:rsidR="00FB140E">
          <w:rPr>
            <w:rFonts w:hAnsi="Calibri" w:eastAsia="" w:cs="Arial" w:hAnsiTheme="minorAscii" w:eastAsiaTheme="minorEastAsia" w:cstheme="minorBidi"/>
            <w:lang w:val="en-GB"/>
            <w:rPrChange w:author="Matthew Barbour" w:date="2017-09-04T12:58:36.8613564" w:id="986041881">
              <w:rPr>
                <w:rFonts w:hAnsiTheme="minorHAnsi" w:eastAsiaTheme="minorEastAsia" w:cstheme="minorBidi"/>
                <w:lang w:val="en-GB"/>
              </w:rPr>
            </w:rPrChange>
          </w:rPr>
          <w:delText xml:space="preserve"> (McCann, 2000; </w:delText>
        </w:r>
        <w:r w:rsidRPr="26535A7A" w:rsidDel="3522F218">
          <w:rPr>
            <w:rFonts w:hAnsi="Calibri" w:eastAsia="" w:cs="Arial" w:hAnsiTheme="minorAscii" w:eastAsiaTheme="minorEastAsia" w:cstheme="minorBidi"/>
            <w:lang w:val="en-GB"/>
            <w:rPrChange w:author="Matthew Barbour" w:date="2017-09-04T12:58:36.8613564" w:id="1971263410">
              <w:rPr>
                <w:rFonts w:hAnsiTheme="minorHAnsi" w:eastAsiaTheme="minorEastAsia" w:cstheme="minorBidi"/>
                <w:lang w:val="en-GB"/>
              </w:rPr>
            </w:rPrChange>
          </w:rPr>
          <w:delText>Krause et al., 2003)</w:delText>
        </w:r>
        <w:r w:rsidRPr="26535A7A" w:rsidDel="3522F218" w:rsidR="00FB140E">
          <w:rPr>
            <w:rFonts w:hAnsi="Calibri" w:eastAsia="" w:cs="Arial" w:hAnsiTheme="minorAscii" w:eastAsiaTheme="minorEastAsia" w:cstheme="minorBidi"/>
            <w:lang w:val="en-GB"/>
            <w:rPrChange w:author="Matthew Barbour" w:date="2017-09-04T12:58:36.8613564" w:id="1053458976">
              <w:rPr>
                <w:rFonts w:hAnsiTheme="minorHAnsi" w:eastAsiaTheme="minorEastAsia" w:cstheme="minorBidi"/>
                <w:lang w:val="en-GB"/>
              </w:rPr>
            </w:rPrChange>
          </w:rPr>
          <w:delText>.</w:delText>
        </w:r>
        <w:r w:rsidRPr="26535A7A" w:rsidDel="3522F218">
          <w:rPr>
            <w:rFonts w:hAnsi="Calibri" w:eastAsia="" w:cs="Arial" w:hAnsiTheme="minorAscii" w:eastAsiaTheme="minorEastAsia" w:cstheme="minorBidi"/>
            <w:lang w:val="en-GB"/>
            <w:rPrChange w:author="Matthew Barbour" w:date="2017-09-04T12:58:36.8613564" w:id="1671277265">
              <w:rPr>
                <w:rFonts w:hAnsiTheme="minorHAnsi" w:eastAsiaTheme="minorEastAsia" w:cstheme="minorBidi"/>
                <w:lang w:val="en-GB"/>
              </w:rPr>
            </w:rPrChange>
          </w:rPr>
          <w:delText xml:space="preserve"> </w:delText>
        </w:r>
        <w:r w:rsidRPr="26535A7A" w:rsidDel="3522F218" w:rsidR="00FC317E">
          <w:rPr>
            <w:rFonts w:hAnsi="Calibri" w:eastAsia="" w:cs="Arial" w:hAnsiTheme="minorAscii" w:eastAsiaTheme="minorEastAsia" w:cstheme="minorBidi"/>
            <w:lang w:val="en-GB"/>
            <w:rPrChange w:author="Matthew Barbour" w:date="2017-09-04T12:58:36.8613564" w:id="121255419">
              <w:rPr>
                <w:rFonts w:hAnsiTheme="minorHAnsi" w:eastAsiaTheme="minorEastAsia" w:cstheme="minorBidi"/>
                <w:lang w:val="en-GB"/>
              </w:rPr>
            </w:rPrChange>
          </w:rPr>
          <w:delText xml:space="preserve">Together these mechanisms have a stabilizing effect </w:delText>
        </w:r>
        <w:r w:rsidRPr="26535A7A" w:rsidDel="3522F218" w:rsidR="00FC317E">
          <w:rPr>
            <w:rFonts w:hAnsi="Calibri" w:eastAsia="" w:cs="Arial" w:hAnsiTheme="minorAscii" w:eastAsiaTheme="minorEastAsia" w:cstheme="minorBidi"/>
            <w:rPrChange w:author="Matthew Barbour" w:date="2017-09-04T12:58:36.8613564" w:id="1653438901">
              <w:rPr>
                <w:rFonts w:hAnsiTheme="minorHAnsi" w:eastAsiaTheme="minorEastAsia" w:cstheme="minorBidi"/>
              </w:rPr>
            </w:rPrChange>
          </w:rPr>
          <w:delText>on the system</w:delText>
        </w:r>
        <w:r w:rsidRPr="26535A7A" w:rsidDel="3522F218" w:rsidR="00CB4C21">
          <w:rPr>
            <w:rFonts w:hAnsi="Calibri" w:eastAsia="" w:cs="Arial" w:hAnsiTheme="minorAscii" w:eastAsiaTheme="minorEastAsia" w:cstheme="minorBidi"/>
            <w:rPrChange w:author="Matthew Barbour" w:date="2017-09-04T12:58:36.8613564" w:id="245888324">
              <w:rPr>
                <w:rFonts w:hAnsiTheme="minorHAnsi" w:eastAsiaTheme="minorEastAsia" w:cstheme="minorBidi"/>
              </w:rPr>
            </w:rPrChange>
          </w:rPr>
          <w:delText xml:space="preserve">, </w:delText>
        </w:r>
        <w:r w:rsidRPr="26535A7A" w:rsidDel="3522F218" w:rsidR="00F218CB">
          <w:rPr>
            <w:rFonts w:hAnsi="Calibri" w:eastAsia="" w:cs="Arial" w:hAnsiTheme="minorAscii" w:eastAsiaTheme="minorEastAsia" w:cstheme="minorBidi"/>
            <w:rPrChange w:author="Matthew Barbour" w:date="2017-09-04T12:58:36.8613564" w:id="2078653746">
              <w:rPr>
                <w:rFonts w:hAnsiTheme="minorHAnsi" w:eastAsiaTheme="minorEastAsia" w:cstheme="minorBidi"/>
              </w:rPr>
            </w:rPrChange>
          </w:rPr>
          <w:delText xml:space="preserve">through negative covariance between resource species and dampening of strong consumer-resource </w:delText>
        </w:r>
        <w:r w:rsidRPr="26535A7A" w:rsidDel="3522F218" w:rsidR="00963200">
          <w:rPr>
            <w:rFonts w:hAnsi="Calibri" w:eastAsia="" w:cs="Arial" w:hAnsiTheme="minorAscii" w:eastAsiaTheme="minorEastAsia" w:cstheme="minorBidi"/>
            <w:rPrChange w:author="Matthew Barbour" w:date="2017-09-04T12:58:36.8613564" w:id="1836430200">
              <w:rPr>
                <w:rFonts w:hAnsiTheme="minorHAnsi" w:eastAsiaTheme="minorEastAsia" w:cstheme="minorBidi"/>
              </w:rPr>
            </w:rPrChange>
          </w:rPr>
          <w:delText>dependence</w:delText>
        </w:r>
        <w:r w:rsidRPr="26535A7A" w:rsidDel="3522F218" w:rsidR="00D31A3A">
          <w:rPr>
            <w:rFonts w:hAnsi="Calibri" w:eastAsia="" w:cs="Arial" w:hAnsiTheme="minorAscii" w:eastAsiaTheme="minorEastAsia" w:cstheme="minorBidi"/>
            <w:rPrChange w:author="Matthew Barbour" w:date="2017-09-04T12:58:36.8613564" w:id="27024394">
              <w:rPr>
                <w:rFonts w:hAnsiTheme="minorHAnsi" w:eastAsiaTheme="minorEastAsia" w:cstheme="minorBidi"/>
              </w:rPr>
            </w:rPrChange>
          </w:rPr>
          <w:delText>s</w:delText>
        </w:r>
        <w:r w:rsidRPr="26535A7A" w:rsidDel="3522F218" w:rsidR="00963200">
          <w:rPr>
            <w:rFonts w:hAnsi="Calibri" w:eastAsia="" w:cs="Arial" w:hAnsiTheme="minorAscii" w:eastAsiaTheme="minorEastAsia" w:cstheme="minorBidi"/>
            <w:rPrChange w:author="Matthew Barbour" w:date="2017-09-04T12:58:36.8613564" w:id="1516449210">
              <w:rPr>
                <w:rFonts w:hAnsiTheme="minorHAnsi" w:eastAsiaTheme="minorEastAsia" w:cstheme="minorBidi"/>
              </w:rPr>
            </w:rPrChange>
          </w:rPr>
          <w:delText xml:space="preserve">. Within-species variability in interaction strength due to genetic diversity </w:delText>
        </w:r>
        <w:r w:rsidRPr="26535A7A" w:rsidDel="3522F218" w:rsidR="006E5D73">
          <w:rPr>
            <w:rFonts w:hAnsi="Calibri" w:eastAsia="" w:cs="Arial" w:hAnsiTheme="minorAscii" w:eastAsiaTheme="minorEastAsia" w:cstheme="minorBidi"/>
            <w:rPrChange w:author="Matthew Barbour" w:date="2017-09-04T12:58:36.8613564" w:id="1584354345">
              <w:rPr>
                <w:rFonts w:hAnsiTheme="minorHAnsi" w:eastAsiaTheme="minorEastAsia" w:cstheme="minorBidi"/>
              </w:rPr>
            </w:rPrChange>
          </w:rPr>
          <w:delText>may even further increase stability t</w:delText>
        </w:r>
        <w:r w:rsidRPr="26535A7A" w:rsidDel="3522F218" w:rsidR="00D31A3A">
          <w:rPr>
            <w:rFonts w:hAnsi="Calibri" w:eastAsia="" w:cs="Arial" w:hAnsiTheme="minorAscii" w:eastAsiaTheme="minorEastAsia" w:cstheme="minorBidi"/>
            <w:rPrChange w:author="Matthew Barbour" w:date="2017-09-04T12:58:36.8613564" w:id="1811311054">
              <w:rPr>
                <w:rFonts w:hAnsiTheme="minorHAnsi" w:eastAsiaTheme="minorEastAsia" w:cstheme="minorBidi"/>
              </w:rPr>
            </w:rPrChange>
          </w:rPr>
          <w:delText>h</w:delText>
        </w:r>
        <w:r w:rsidRPr="26535A7A" w:rsidDel="3522F218" w:rsidR="006E5D73">
          <w:rPr>
            <w:rFonts w:hAnsi="Calibri" w:eastAsia="" w:cs="Arial" w:hAnsiTheme="minorAscii" w:eastAsiaTheme="minorEastAsia" w:cstheme="minorBidi"/>
            <w:rPrChange w:author="Matthew Barbour" w:date="2017-09-04T12:58:36.8613564" w:id="1647038113">
              <w:rPr>
                <w:rFonts w:hAnsiTheme="minorHAnsi" w:eastAsiaTheme="minorEastAsia" w:cstheme="minorBidi"/>
              </w:rPr>
            </w:rPrChange>
          </w:rPr>
          <w:delText>rough an effect on network complexity</w:delText>
        </w:r>
        <w:r w:rsidRPr="26535A7A" w:rsidDel="3522F218" w:rsidR="00963200">
          <w:rPr>
            <w:rFonts w:hAnsi="Calibri" w:eastAsia="" w:cs="Arial" w:hAnsiTheme="minorAscii" w:eastAsiaTheme="minorEastAsia" w:cstheme="minorBidi"/>
            <w:rPrChange w:author="Matthew Barbour" w:date="2017-09-04T12:58:36.8613564" w:id="1593959372">
              <w:rPr>
                <w:rFonts w:hAnsiTheme="minorHAnsi" w:eastAsiaTheme="minorEastAsia" w:cstheme="minorBidi"/>
              </w:rPr>
            </w:rPrChange>
          </w:rPr>
          <w:delText xml:space="preserve"> </w:delText>
        </w:r>
        <w:r w:rsidRPr="26535A7A" w:rsidDel="3522F218" w:rsidR="00963200">
          <w:rPr>
            <w:rFonts w:hAnsi="Calibri" w:eastAsia="" w:cs="Arial" w:hAnsiTheme="minorAscii" w:eastAsiaTheme="minorEastAsia" w:cstheme="minorBidi"/>
            <w:rPrChange w:author="Matthew Barbour" w:date="2017-09-04T12:58:36.8613564" w:id="395271727">
              <w:rPr>
                <w:rFonts w:hAnsiTheme="minorHAnsi" w:eastAsiaTheme="minorEastAsia" w:cstheme="minorBidi"/>
              </w:rPr>
            </w:rPrChange>
          </w:rPr>
          <w:delText>(Barbour et al.,</w:delText>
        </w:r>
        <w:r w:rsidRPr="26535A7A" w:rsidDel="3522F218" w:rsidR="00963200">
          <w:rPr>
            <w:rFonts w:hAnsi="Calibri" w:eastAsia="" w:cs="Arial" w:hAnsiTheme="minorAscii" w:eastAsiaTheme="minorEastAsia" w:cstheme="minorBidi"/>
            <w:rPrChange w:author="Matthew Barbour" w:date="2017-09-04T12:58:36.8613564" w:id="1738025996">
              <w:rPr>
                <w:rFonts w:hAnsiTheme="minorHAnsi" w:eastAsiaTheme="minorEastAsia" w:cstheme="minorBidi"/>
              </w:rPr>
            </w:rPrChange>
          </w:rPr>
          <w:delText xml:space="preserve"> </w:delText>
        </w:r>
      </w:del>
      <w:del w:author="Matthew Barbour" w:date="2017-09-08T13:00:26.2288445" w:id="388245401">
        <w:r w:rsidRPr="26535A7A" w:rsidDel="3522F218" w:rsidR="00963200">
          <w:rPr>
            <w:rFonts w:hAnsi="Calibri" w:eastAsia="" w:cs="Arial" w:hAnsiTheme="minorAscii" w:eastAsiaTheme="minorEastAsia" w:cstheme="minorBidi"/>
            <w:rPrChange w:author="Matthew Barbour" w:date="2017-09-04T12:58:36.8613564" w:id="183355371">
              <w:rPr>
                <w:rFonts w:hAnsiTheme="minorHAnsi" w:eastAsiaTheme="minorEastAsia" w:cstheme="minorBidi"/>
              </w:rPr>
            </w:rPrChange>
          </w:rPr>
          <w:delText>2016).</w:delText>
        </w:r>
      </w:del>
    </w:p>
    <w:p w:rsidR="00D61618" w:rsidDel="16527E15" w:rsidP="02EB9D29" w:rsidRDefault="00D61618" w14:paraId="404EBF0B" w14:textId="77777777">
      <w:pPr>
        <w:jc w:val="both"/>
        <w:rPr>
          <w:del w:author="Matthew Barbour" w:date="2017-09-07T09:56:41.2752355" w:id="838991775"/>
          <w:rFonts w:hAnsiTheme="minorHAnsi" w:eastAsiaTheme="minorEastAsia" w:cstheme="minorBidi"/>
        </w:rPr>
      </w:pPr>
    </w:p>
    <w:p w:rsidRPr="00C471FD" w:rsidR="00D61618" w:rsidDel="16527E15" w:rsidP="02687CF2" w:rsidRDefault="00D61618" w14:paraId="2334F65F" w14:textId="41DC6D02" w14:noSpellErr="1">
      <w:pPr>
        <w:jc w:val="both"/>
        <w:rPr>
          <w:del w:author="Matthew Barbour" w:date="2017-09-07T09:56:41.2752355" w:id="451606617"/>
          <w:rFonts w:hAnsi="Calibri" w:eastAsia="" w:cs="Arial" w:hAnsiTheme="minorAscii" w:eastAsiaTheme="minorEastAsia" w:cstheme="minorBidi"/>
          <w:b w:val="1"/>
          <w:bCs w:val="1"/>
          <w:rPrChange w:author="Matthew Barbour" w:date="2017-09-05T10:30:55.3052397" w:id="1899517574">
            <w:rPr/>
          </w:rPrChange>
        </w:rPr>
        <w:pPrChange w:author="Matthew Barbour" w:date="2017-09-05T10:30:55.3052397" w:id="1730292728">
          <w:pPr>
            <w:jc w:val="both"/>
          </w:pPr>
        </w:pPrChange>
      </w:pPr>
      <w:del w:author="Matthew Barbour" w:date="2017-09-07T09:56:41.2752355" w:id="1754630910">
        <w:r w:rsidRPr="02687CF2" w:rsidDel="16527E15">
          <w:rPr>
            <w:rFonts w:hAnsi="Calibri" w:eastAsia="" w:cs="Arial" w:hAnsiTheme="minorAscii" w:eastAsiaTheme="minorEastAsia" w:cstheme="minorBidi"/>
            <w:b w:val="1"/>
            <w:bCs w:val="1"/>
            <w:rPrChange w:author="Matthew Barbour" w:date="2017-09-05T10:30:55.3052397" w:id="1201025441">
              <w:rPr>
                <w:rFonts w:hAnsiTheme="minorHAnsi" w:eastAsiaTheme="minorEastAsia" w:cstheme="minorBidi"/>
                <w:b/>
              </w:rPr>
            </w:rPrChange>
          </w:rPr>
          <w:lastRenderedPageBreak/>
          <w:delText>Knowledge gaps</w:delText>
        </w:r>
      </w:del>
    </w:p>
    <w:p w:rsidR="00EC4237" w:rsidDel="16527E15" w:rsidP="00B07B3E" w:rsidRDefault="00622589" w14:paraId="7E3E374D" w14:textId="46C1FD7E" w14:noSpellErr="1">
      <w:pPr>
        <w:jc w:val="both"/>
        <w:rPr>
          <w:del w:author="Matthew Barbour" w:date="2017-09-07T09:56:41.2752355" w:id="1226702076"/>
        </w:rPr>
      </w:pPr>
      <w:del w:author="Matthew Barbour" w:date="2017-09-07T09:56:41.2752355" w:id="776463478">
        <w:r w:rsidDel="16527E15">
          <w:rPr/>
          <w:delText xml:space="preserve">Various limiting aspects in studies make it difficult to generalize relationships. First, the conceptual framework is not always fully clarified. </w:delText>
        </w:r>
        <w:r w:rsidDel="16527E15" w:rsidR="00EC4237">
          <w:rPr/>
          <w:delText xml:space="preserve">Heterogeneity </w:delText>
        </w:r>
        <w:r w:rsidDel="16527E15" w:rsidR="002E1553">
          <w:rPr/>
          <w:delText>of studied ecological systems</w:delText>
        </w:r>
        <w:r w:rsidDel="16527E15" w:rsidR="00EC4237">
          <w:rPr/>
          <w:delText xml:space="preserve">, </w:delText>
        </w:r>
        <w:r w:rsidDel="16527E15" w:rsidR="002E1553">
          <w:rPr/>
          <w:delText xml:space="preserve">variety of system and stability definitions, and </w:delText>
        </w:r>
        <w:r w:rsidDel="16527E15" w:rsidR="00EC4237">
          <w:rPr/>
          <w:delText xml:space="preserve">lack </w:delText>
        </w:r>
        <w:r w:rsidDel="16527E15" w:rsidR="002E1553">
          <w:rPr/>
          <w:delText xml:space="preserve">of studies </w:delText>
        </w:r>
        <w:r w:rsidDel="16527E15" w:rsidR="00EC4237">
          <w:rPr/>
          <w:delText xml:space="preserve">bridging </w:delText>
        </w:r>
        <w:r w:rsidDel="16527E15" w:rsidR="002E1553">
          <w:rPr/>
          <w:delText>modeled</w:delText>
        </w:r>
        <w:r w:rsidDel="16527E15" w:rsidR="00EC4237">
          <w:rPr/>
          <w:delText xml:space="preserve"> and</w:delText>
        </w:r>
        <w:r w:rsidDel="16527E15">
          <w:rPr/>
          <w:delText xml:space="preserve"> </w:delText>
        </w:r>
        <w:r w:rsidDel="16527E15" w:rsidR="00EC4237">
          <w:rPr/>
          <w:delText>empirical investigations</w:delText>
        </w:r>
        <w:r w:rsidDel="16527E15" w:rsidR="002E1553">
          <w:rPr/>
          <w:delText xml:space="preserve"> are contributing to a </w:delText>
        </w:r>
        <w:r w:rsidDel="16527E15" w:rsidR="007A00DE">
          <w:rPr/>
          <w:delText xml:space="preserve">rather </w:delText>
        </w:r>
        <w:r w:rsidDel="16527E15" w:rsidR="002E1553">
          <w:rPr/>
          <w:delText>sca</w:delText>
        </w:r>
        <w:r w:rsidDel="16527E15" w:rsidR="007A00DE">
          <w:rPr/>
          <w:delText>ttered picture</w:delText>
        </w:r>
        <w:r w:rsidDel="16527E15" w:rsidR="00EC4237">
          <w:rPr/>
          <w:delText>.</w:delText>
        </w:r>
      </w:del>
    </w:p>
    <w:p w:rsidR="00622589" w:rsidDel="16527E15" w:rsidP="00B07B3E" w:rsidRDefault="00622589" w14:paraId="19BFF63A" w14:textId="40F8795E">
      <w:pPr>
        <w:jc w:val="both"/>
        <w:rPr>
          <w:del w:author="Matthew Barbour" w:date="2017-09-07T09:56:41.2752355" w:id="453069429"/>
        </w:rPr>
      </w:pPr>
      <w:del w:author="Matthew Barbour" w:date="2017-09-07T09:56:41.2752355" w:id="746936565">
        <w:r w:rsidDel="16527E15">
          <w:rPr/>
          <w:delText xml:space="preserve">Secondly</w:delText>
        </w:r>
      </w:del>
      <w:del w:author="Matthew Barbour" w:date="2017-09-07T09:56:41.2752355" w:id="1305237999">
        <w:r w:rsidRPr="20792A86" w:rsidDel="16527E15">
          <w:rPr/>
          <w:delText xml:space="preserve">, </w:delText>
        </w:r>
        <w:r w:rsidDel="16527E15" w:rsidR="002E1553">
          <w:rPr/>
          <w:delText>the following</w:delText>
        </w:r>
        <w:r w:rsidDel="16527E15">
          <w:rPr/>
          <w:delText xml:space="preserve"> aspects of real complex systems</w:delText>
        </w:r>
        <w:r w:rsidDel="16527E15" w:rsidR="00EC4237">
          <w:rPr/>
          <w:delText xml:space="preserve"> are seldom included</w:delText>
        </w:r>
        <w:r w:rsidDel="16527E15">
          <w:rPr/>
          <w:delText xml:space="preserve"> in models and experiments</w:delText>
        </w:r>
        <w:r w:rsidRPr="20792A86" w:rsidDel="16527E15" w:rsidR="00EC4237">
          <w:rPr/>
          <w:delText xml:space="preserve">, </w:delText>
        </w:r>
        <w:r w:rsidDel="16527E15" w:rsidR="0099112A">
          <w:rPr/>
          <w:delText xml:space="preserve">and they might </w:delText>
        </w:r>
        <w:r w:rsidDel="16527E15">
          <w:rPr/>
          <w:delText>help l</w:delText>
        </w:r>
        <w:r w:rsidDel="16527E15" w:rsidR="007A00DE">
          <w:rPr/>
          <w:delText>inking the two more accurately</w:delText>
        </w:r>
        <w:r w:rsidRPr="20792A86" w:rsidDel="16527E15" w:rsidR="00EC4237">
          <w:rPr/>
          <w:delText>:</w:delText>
        </w:r>
        <w:r w:rsidRPr="20792A86" w:rsidDel="16527E15" w:rsidR="002E1553">
          <w:rPr/>
          <w:delText xml:space="preserve"> (</w:delText>
        </w:r>
      </w:del>
      <w:proofErr w:type="spellStart"/>
      <w:del w:author="Matthew Barbour" w:date="2017-09-07T09:56:41.2752355" w:id="129754097">
        <w:r w:rsidDel="16527E15" w:rsidR="002E1553">
          <w:rPr/>
          <w:delText xml:space="preserve">i</w:delText>
        </w:r>
      </w:del>
      <w:proofErr w:type="spellEnd"/>
      <w:del w:author="Matthew Barbour" w:date="2017-09-07T09:56:41.2752355" w:id="1541951593">
        <w:r w:rsidRPr="20792A86" w:rsidDel="16527E15" w:rsidR="002E1553">
          <w:rPr/>
          <w:delText xml:space="preserve">) </w:delText>
        </w:r>
        <w:r w:rsidDel="16527E15" w:rsidR="00EC4237">
          <w:rPr/>
          <w:delText>h</w:delText>
        </w:r>
        <w:r w:rsidDel="16527E15">
          <w:rPr/>
          <w:delText>ow scale influences the relationships</w:delText>
        </w:r>
        <w:r w:rsidDel="16527E15" w:rsidR="002E1553">
          <w:rPr/>
          <w:delText>, (ii)</w:delText>
        </w:r>
        <w:r w:rsidDel="16527E15" w:rsidR="00EC4237">
          <w:rPr/>
          <w:delText xml:space="preserve"> more </w:delText>
        </w:r>
        <w:r w:rsidDel="16527E15">
          <w:rPr/>
          <w:delText>complex food webs</w:delText>
        </w:r>
        <w:r w:rsidRPr="20792A86" w:rsidDel="16527E15" w:rsidR="00EC4237">
          <w:rPr/>
          <w:delText xml:space="preserve"> </w:delText>
        </w:r>
        <w:r w:rsidDel="16527E15" w:rsidR="002E1553">
          <w:rPr/>
          <w:delText>in field tests, (iii)</w:delText>
        </w:r>
        <w:r w:rsidRPr="20792A86" w:rsidDel="16527E15">
          <w:rPr/>
          <w:delText xml:space="preserve"> </w:delText>
        </w:r>
        <w:r w:rsidDel="16527E15" w:rsidR="002E1553">
          <w:rPr/>
          <w:delText xml:space="preserve">spatial variation, (iv) </w:delText>
        </w:r>
        <w:r w:rsidDel="16527E15" w:rsidR="00DA2F53">
          <w:rPr/>
          <w:delText>specific perturbation types such as anthropogenic ones, (v</w:delText>
        </w:r>
        <w:r w:rsidRPr="20792A86" w:rsidDel="16527E15" w:rsidR="002E1553">
          <w:rPr/>
          <w:delText>)</w:delText>
        </w:r>
        <w:r w:rsidRPr="20792A86" w:rsidDel="16527E15">
          <w:rPr/>
          <w:delText xml:space="preserve"> </w:delText>
        </w:r>
        <w:r w:rsidDel="16527E15" w:rsidR="00DA2F53">
          <w:rPr/>
          <w:delText xml:space="preserve">and the </w:delText>
        </w:r>
        <w:r w:rsidDel="16527E15">
          <w:rPr/>
          <w:delText xml:space="preserve">role of </w:delText>
        </w:r>
        <w:r w:rsidDel="16527E15" w:rsidR="002E1553">
          <w:rPr/>
          <w:delText xml:space="preserve">key </w:delText>
        </w:r>
        <w:r w:rsidDel="16527E15">
          <w:rPr/>
          <w:delText>species</w:delText>
        </w:r>
        <w:r w:rsidRPr="20792A86" w:rsidDel="16527E15" w:rsidR="00DA2F53">
          <w:rPr/>
          <w:delText>.</w:delText>
        </w:r>
      </w:del>
    </w:p>
    <w:p w:rsidRPr="00C471FD" w:rsidR="007558AD" w:rsidDel="16527E15" w:rsidP="00B07B3E" w:rsidRDefault="00622589" w14:paraId="52EBA392" w14:textId="1754EB36" w14:noSpellErr="1">
      <w:pPr>
        <w:jc w:val="both"/>
        <w:rPr>
          <w:del w:author="Matthew Barbour" w:date="2017-09-07T09:56:41.2752355" w:id="40304204"/>
        </w:rPr>
      </w:pPr>
      <w:del w:author="Matthew Barbour" w:date="2017-09-07T09:56:41.2752355" w:id="1012226600">
        <w:r w:rsidDel="16527E15">
          <w:rPr/>
          <w:delText xml:space="preserve">Lastly, as said, there is an important amount of studies investigating the relationship between diversity and stability, but mechanistic models are lacking. </w:delText>
        </w:r>
        <w:r w:rsidRPr="007A00DE" w:rsidDel="16527E15" w:rsidR="007A00DE">
          <w:rPr/>
          <w:delText>Not only</w:delText>
        </w:r>
        <w:r w:rsidDel="16527E15" w:rsidR="003D3C81">
          <w:rPr/>
          <w:delText xml:space="preserve"> should</w:delText>
        </w:r>
        <w:r w:rsidRPr="007A00DE" w:rsidDel="16527E15" w:rsidR="007A00DE">
          <w:rPr/>
          <w:delText xml:space="preserve"> </w:delText>
        </w:r>
        <w:r w:rsidDel="16527E15" w:rsidR="007A00DE">
          <w:rPr/>
          <w:delText xml:space="preserve">broad </w:delText>
        </w:r>
        <w:r w:rsidRPr="007A00DE" w:rsidDel="16527E15" w:rsidR="007A00DE">
          <w:rPr/>
          <w:delText>m</w:delText>
        </w:r>
        <w:r w:rsidRPr="00C471FD" w:rsidDel="16527E15">
          <w:rPr/>
          <w:delText>echanisms</w:delText>
        </w:r>
        <w:r w:rsidDel="16527E15">
          <w:rPr/>
          <w:delText xml:space="preserve"> </w:delText>
        </w:r>
        <w:r w:rsidDel="16527E15" w:rsidR="007A00DE">
          <w:rPr/>
          <w:delText>underlying the diversity-</w:delText>
        </w:r>
        <w:r w:rsidDel="16527E15">
          <w:rPr/>
          <w:delText xml:space="preserve">stability </w:delText>
        </w:r>
        <w:r w:rsidDel="16527E15" w:rsidR="007A00DE">
          <w:rPr/>
          <w:delText>relationship</w:delText>
        </w:r>
        <w:r w:rsidDel="16527E15" w:rsidR="00920AA6">
          <w:rPr/>
          <w:delText xml:space="preserve"> </w:delText>
        </w:r>
        <w:r w:rsidDel="16527E15" w:rsidR="003D3C81">
          <w:rPr/>
          <w:delText>be investigated</w:delText>
        </w:r>
        <w:r w:rsidDel="16527E15" w:rsidR="007A00DE">
          <w:rPr/>
          <w:delText xml:space="preserve"> </w:delText>
        </w:r>
        <w:r w:rsidDel="16527E15">
          <w:rPr/>
          <w:delText>(and even, at a next level, interactions between these mechanisms)</w:delText>
        </w:r>
        <w:r w:rsidDel="16527E15" w:rsidR="007A00DE">
          <w:rPr/>
          <w:delText xml:space="preserve"> but also</w:delText>
        </w:r>
        <w:r w:rsidDel="16527E15" w:rsidR="00DA2F53">
          <w:rPr/>
          <w:delText>, more in details,</w:delText>
        </w:r>
        <w:r w:rsidDel="16527E15" w:rsidR="007A00DE">
          <w:rPr/>
          <w:delText xml:space="preserve"> the ones driving the community network architecture</w:delText>
        </w:r>
        <w:r w:rsidDel="16527E15" w:rsidR="00DA2F53">
          <w:rPr/>
          <w:delText>, which is suspected to be an important key to stability</w:delText>
        </w:r>
        <w:r w:rsidDel="16527E15">
          <w:rPr/>
          <w:delText>.</w:delText>
        </w:r>
      </w:del>
      <w:del w:author="Matthew Barbour" w:date="2017-09-08T10:41:14.8551912" w:id="819523553">
        <w:r w:rsidRPr="2B4C6A0E" w:rsidDel="02EB9D29">
          <w:rPr/>
          <w:delText xml:space="preserve"> </w:delText>
        </w:r>
      </w:del>
    </w:p>
    <w:p w:rsidRPr="00C471FD" w:rsidR="00CC2D68" w:rsidDel="02EB9D29" w:rsidP="2B4C6A0E" w:rsidRDefault="00CC2D68" w14:paraId="2309482E" w14:textId="77777777" w14:noSpellErr="1">
      <w:pPr>
        <w:jc w:val="both"/>
        <w:rPr>
          <w:del w:author="Matthew Barbour" w:date="2017-09-08T10:41:14.8551912" w:id="1655015826"/>
          <w:rFonts w:hAnsi="Calibri" w:eastAsia="" w:cs="Arial" w:hAnsiTheme="minorAscii" w:eastAsiaTheme="minorEastAsia" w:cstheme="minorBidi"/>
          <w:rPrChange w:author="Matthew Barbour" w:date="2017-09-08T10:14:59.8622183" w:id="102306745">
            <w:rPr/>
          </w:rPrChange>
        </w:rPr>
        <w:pPrChange w:author="Matthew Barbour" w:date="2017-09-08T10:14:59.8622183" w:id="70837717">
          <w:pPr>
            <w:jc w:val="both"/>
          </w:pPr>
        </w:pPrChange>
      </w:pPr>
    </w:p>
    <w:p w:rsidRPr="00C471FD" w:rsidR="00584A2D" w:rsidDel="4D6D4F12" w:rsidP="32FFA583" w:rsidRDefault="00165236" w14:paraId="45464332" w14:textId="16EF4E7C">
      <w:pPr>
        <w:jc w:val="both"/>
        <w:rPr>
          <w:del w:author="Matthew Barbour" w:date="2017-09-08T13:03:26.4232508" w:id="67052749"/>
          <w:rFonts w:hAnsi="Calibri" w:eastAsia="" w:cs="Arial" w:hAnsiTheme="minorAscii" w:eastAsiaTheme="minorEastAsia" w:cstheme="minorBidi"/>
          <w:b w:val="1"/>
          <w:bCs w:val="1"/>
          <w:lang w:val="en-GB"/>
          <w:rPrChange w:author="Matthew Barbour" w:date="2017-09-08T12:53:22.5163042" w:id="1806482962">
            <w:rPr/>
          </w:rPrChange>
        </w:rPr>
        <w:pPrChange w:author="Matthew Barbour" w:date="2017-09-08T12:53:22.5163042" w:id="891651663">
          <w:pPr>
            <w:jc w:val="both"/>
          </w:pPr>
        </w:pPrChange>
      </w:pPr>
      <w:ins w:author="Matthew Barbour" w:date="2017-09-07T10:24:52.0958901" w:id="2117277962">
        <w:proofErr w:type="spellStart"/>
      </w:ins>
      <w:ins w:author="Matthew Barbour" w:date="2017-09-07T10:24:52.0958901" w:id="1464680869">
        <w:proofErr w:type="spellEnd"/>
      </w:ins>
      <w:del w:author="Matthew Barbour" w:date="2017-09-08T13:03:26.4232508" w:id="1332868822">
        <w:r w:rsidRPr="54953688" w:rsidDel="4D6D4F12">
          <w:rPr>
            <w:b w:val="1"/>
            <w:bCs w:val="1"/>
            <w:lang w:val="en-GB"/>
            <w:rPrChange w:author="Matthew Barbour" w:date="2017-09-04T13:03:24.1138083" w:id="706424043">
              <w:rPr>
                <w:b/>
                <w:lang w:val="en-GB"/>
              </w:rPr>
            </w:rPrChange>
          </w:rPr>
          <w:delText xml:space="preserve"> </w:delText>
        </w:r>
      </w:del>
    </w:p>
    <w:p w:rsidR="2F14F90D" w:rsidDel="6A379EC9" w:rsidP="3E95E495" w:rsidRDefault="2F14F90D" w14:paraId="33C2DA5F" w14:textId="11C8B1FF" w14:noSpellErr="1">
      <w:pPr>
        <w:pStyle w:val="Normal"/>
        <w:jc w:val="both"/>
        <w:rPr>
          <w:del w:author="Matthew Barbour" w:date="2017-09-08T14:50:26.7771103" w:id="1011502097"/>
          <w:rFonts w:hAnsi="Calibri" w:eastAsia="" w:cs="Arial" w:hAnsiTheme="minorAscii" w:eastAsiaTheme="minorEastAsia" w:cstheme="minorBidi"/>
          <w:lang w:val="en-GB"/>
          <w:rPrChange w:author="Matthew Barbour" w:date="2017-09-08T14:49:58.1319169" w:id="1939041747">
            <w:rPr/>
          </w:rPrChange>
        </w:rPr>
        <w:pPrChange w:author="Matthew Barbour" w:date="2017-09-08T14:49:58.1319169" w:id="982986302">
          <w:pPr/>
        </w:pPrChange>
      </w:pPr>
      <w:ins w:author="Matthew Barbour" w:date="2017-09-09T09:14:47.4408029" w:id="483536159">
        <w:r w:rsidRPr="29C0C31F" w:rsidR="4E6E6CD4">
          <w:rPr>
            <w:rFonts w:hAnsi="Calibri" w:eastAsia="" w:cs="Arial" w:hAnsiTheme="minorAscii" w:eastAsiaTheme="minorEastAsia" w:cstheme="minorBidi"/>
            <w:lang w:val="en-GB"/>
            <w:rPrChange w:author="Matthew Barbour" w:date="2017-09-08T14:35:09.1329245" w:id="1040869862">
              <w:rPr/>
            </w:rPrChange>
          </w:rPr>
          <w:t>To help fill</w:t>
        </w:r>
      </w:ins>
      <w:ins w:author="Matthew Barbour" w:date="2017-09-08T14:35:09.1329245" w:id="1206523706">
        <w:r w:rsidRPr="29C0C31F" w:rsidR="29C0C31F">
          <w:rPr>
            <w:rFonts w:hAnsi="Calibri" w:eastAsia="" w:cs="Arial" w:hAnsiTheme="minorAscii" w:eastAsiaTheme="minorEastAsia" w:cstheme="minorBidi"/>
            <w:lang w:val="en-GB"/>
            <w:rPrChange w:author="Matthew Barbour" w:date="2017-09-08T14:35:09.1329245" w:id="1311108593">
              <w:rPr/>
            </w:rPrChange>
          </w:rPr>
          <w:t xml:space="preserve"> </w:t>
        </w:r>
        <w:r w:rsidRPr="29C0C31F" w:rsidR="29C0C31F">
          <w:rPr>
            <w:rFonts w:hAnsi="Calibri" w:eastAsia="" w:cs="Arial" w:hAnsiTheme="minorAscii" w:eastAsiaTheme="minorEastAsia" w:cstheme="minorBidi"/>
            <w:lang w:val="en-GB"/>
            <w:rPrChange w:author="Matthew Barbour" w:date="2017-09-08T14:35:09.1329245" w:id="2026962154">
              <w:rPr/>
            </w:rPrChange>
          </w:rPr>
          <w:t>this</w:t>
        </w:r>
        <w:r w:rsidRPr="29C0C31F" w:rsidR="29C0C31F">
          <w:rPr>
            <w:rFonts w:hAnsi="Calibri" w:eastAsia="" w:cs="Arial" w:hAnsiTheme="minorAscii" w:eastAsiaTheme="minorEastAsia" w:cstheme="minorBidi"/>
            <w:lang w:val="en-GB"/>
            <w:rPrChange w:author="Matthew Barbour" w:date="2017-09-08T14:35:09.1329245" w:id="904928963">
              <w:rPr/>
            </w:rPrChange>
          </w:rPr>
          <w:t xml:space="preserve"> knowledge gap,</w:t>
        </w:r>
        <w:r w:rsidRPr="29C0C31F" w:rsidR="29C0C31F">
          <w:rPr>
            <w:rFonts w:hAnsi="Calibri" w:eastAsia="" w:cs="Arial" w:hAnsiTheme="minorAscii" w:eastAsiaTheme="minorEastAsia" w:cstheme="minorBidi"/>
            <w:lang w:val="en-GB"/>
            <w:rPrChange w:author="Matthew Barbour" w:date="2017-09-08T14:35:09.1329245" w:id="1722452791">
              <w:rPr/>
            </w:rPrChange>
          </w:rPr>
          <w:t xml:space="preserve"> we develop</w:t>
        </w:r>
      </w:ins>
      <w:ins w:author="Matthew Barbour" w:date="2017-09-09T09:14:47.4408029" w:id="1143620297">
        <w:r w:rsidRPr="29C0C31F" w:rsidR="4E6E6CD4">
          <w:rPr>
            <w:rFonts w:hAnsi="Calibri" w:eastAsia="" w:cs="Arial" w:hAnsiTheme="minorAscii" w:eastAsiaTheme="minorEastAsia" w:cstheme="minorBidi"/>
            <w:lang w:val="en-GB"/>
            <w:rPrChange w:author="Matthew Barbour" w:date="2017-09-08T14:35:09.1329245" w:id="1883103439">
              <w:rPr/>
            </w:rPrChange>
          </w:rPr>
          <w:t xml:space="preserve">ed</w:t>
        </w:r>
      </w:ins>
      <w:ins w:author="Matthew Barbour" w:date="2017-09-08T14:35:09.1329245" w:id="1230974636">
        <w:r w:rsidRPr="29C0C31F" w:rsidR="29C0C31F">
          <w:rPr>
            <w:rFonts w:hAnsi="Calibri" w:eastAsia="" w:cs="Arial" w:hAnsiTheme="minorAscii" w:eastAsiaTheme="minorEastAsia" w:cstheme="minorBidi"/>
            <w:lang w:val="en-GB"/>
            <w:rPrChange w:author="Matthew Barbour" w:date="2017-09-08T14:35:09.1329245" w:id="1707090501">
              <w:rPr/>
            </w:rPrChange>
          </w:rPr>
          <w:t xml:space="preserve"> a heuristic model to predict how changes in </w:t>
        </w:r>
        <w:r w:rsidRPr="29C0C31F" w:rsidR="29C0C31F">
          <w:rPr>
            <w:rFonts w:hAnsi="Calibri" w:eastAsia="" w:cs="Arial" w:hAnsiTheme="minorAscii" w:eastAsiaTheme="minorEastAsia" w:cstheme="minorBidi"/>
            <w:lang w:val="en-GB"/>
            <w:rPrChange w:author="Matthew Barbour" w:date="2017-09-08T14:35:09.1329245" w:id="1434372224">
              <w:rPr/>
            </w:rPrChange>
          </w:rPr>
          <w:t xml:space="preserve">plant </w:t>
        </w:r>
      </w:ins>
      <w:ins w:author="Matthew Barbour" w:date="2017-09-11T10:05:46.3539175" w:id="1358441208">
        <w:r w:rsidRPr="29C0C31F" w:rsidR="66DB59E3">
          <w:rPr>
            <w:rFonts w:hAnsi="Calibri" w:eastAsia="" w:cs="Arial" w:hAnsiTheme="minorAscii" w:eastAsiaTheme="minorEastAsia" w:cstheme="minorBidi"/>
            <w:lang w:val="en-GB"/>
            <w:rPrChange w:author="Matthew Barbour" w:date="2017-09-08T14:35:09.1329245" w:id="805765125">
              <w:rPr/>
            </w:rPrChange>
          </w:rPr>
          <w:t xml:space="preserve">func</w:t>
        </w:r>
      </w:ins>
      <w:ins w:author="Matthew Barbour" w:date="2017-09-11T10:06:46.616496" w:id="471804604">
        <w:r w:rsidRPr="29C0C31F" w:rsidR="19556118">
          <w:rPr>
            <w:rFonts w:hAnsi="Calibri" w:eastAsia="" w:cs="Arial" w:hAnsiTheme="minorAscii" w:eastAsiaTheme="minorEastAsia" w:cstheme="minorBidi"/>
            <w:lang w:val="en-GB"/>
            <w:rPrChange w:author="Matthew Barbour" w:date="2017-09-08T14:35:09.1329245" w:id="2119196952">
              <w:rPr/>
            </w:rPrChange>
          </w:rPr>
          <w:t xml:space="preserve">tional </w:t>
        </w:r>
      </w:ins>
      <w:ins w:author="Matthew Barbour" w:date="2017-09-08T14:35:09.1329245" w:id="1519308077">
        <w:r w:rsidRPr="29C0C31F" w:rsidR="29C0C31F">
          <w:rPr>
            <w:rFonts w:hAnsi="Calibri" w:eastAsia="" w:cs="Arial" w:hAnsiTheme="minorAscii" w:eastAsiaTheme="minorEastAsia" w:cstheme="minorBidi"/>
            <w:lang w:val="en-GB"/>
            <w:rPrChange w:author="Matthew Barbour" w:date="2017-09-08T14:35:09.1329245" w:id="171507564">
              <w:rPr/>
            </w:rPrChange>
          </w:rPr>
          <w:t xml:space="preserve">diversity </w:t>
        </w:r>
        <w:r w:rsidRPr="29C0C31F" w:rsidR="29C0C31F">
          <w:rPr>
            <w:rFonts w:hAnsi="Calibri" w:eastAsia="" w:cs="Arial" w:hAnsiTheme="minorAscii" w:eastAsiaTheme="minorEastAsia" w:cstheme="minorBidi"/>
            <w:lang w:val="en-GB"/>
            <w:rPrChange w:author="Matthew Barbour" w:date="2017-09-08T14:35:09.1329245" w:id="1794107506">
              <w:rPr/>
            </w:rPrChange>
          </w:rPr>
          <w:t>will</w:t>
        </w:r>
        <w:r w:rsidRPr="29C0C31F" w:rsidR="29C0C31F">
          <w:rPr>
            <w:rFonts w:hAnsi="Calibri" w:eastAsia="" w:cs="Arial" w:hAnsiTheme="minorAscii" w:eastAsiaTheme="minorEastAsia" w:cstheme="minorBidi"/>
            <w:lang w:val="en-GB"/>
            <w:rPrChange w:author="Matthew Barbour" w:date="2017-09-08T14:35:09.1329245" w:id="271809050">
              <w:rPr/>
            </w:rPrChange>
          </w:rPr>
          <w:t xml:space="preserve"> </w:t>
        </w:r>
        <w:r w:rsidRPr="29C0C31F" w:rsidR="29C0C31F">
          <w:rPr>
            <w:rFonts w:hAnsi="Calibri" w:eastAsia="" w:cs="Arial" w:hAnsiTheme="minorAscii" w:eastAsiaTheme="minorEastAsia" w:cstheme="minorBidi"/>
            <w:lang w:val="en-GB"/>
            <w:rPrChange w:author="Matthew Barbour" w:date="2017-09-08T14:35:09.1329245" w:id="1663968903">
              <w:rPr/>
            </w:rPrChange>
          </w:rPr>
          <w:t xml:space="preserve">affect the architecture of plant-animal interaction networks. </w:t>
        </w:r>
      </w:ins>
      <w:r>
        <w:rPr>
          <w:rStyle w:val="CommentReference"/>
        </w:rPr>
        <w:commentReference w:id="429946206"/>
      </w:r>
    </w:p>
    <w:p w:rsidR="2F14F90D" w:rsidDel="280869FD" w:rsidP="5E79B377" w:rsidRDefault="2F14F90D" w14:paraId="50FF7327" w14:textId="2D7AC7A2">
      <w:pPr>
        <w:pStyle w:val="Normal"/>
        <w:jc w:val="both"/>
        <w:rPr>
          <w:del w:author="Matthew Barbour" w:date="2017-09-08T14:47:56.7560172" w:id="1036900650"/>
          <w:rFonts w:hAnsi="Calibri" w:eastAsia="" w:cs="Arial" w:hAnsiTheme="minorAscii" w:eastAsiaTheme="minorEastAsia" w:cstheme="minorBidi"/>
          <w:lang w:val="en-GB"/>
          <w:rPrChange w:author="Matthew Barbour" w:date="2017-09-08T14:46:55.9767711" w:id="1356867207">
            <w:rPr/>
          </w:rPrChange>
        </w:rPr>
        <w:pPrChange w:author="Matthew Barbour" w:date="2017-09-08T14:46:55.9767711" w:id="982986302">
          <w:pPr/>
        </w:pPrChange>
      </w:pPr>
      <w:ins w:author="Matthew Barbour" w:date="2017-09-08T14:44:54.1827997" w:id="804251742">
        <w:r w:rsidRPr="2A626C7B" w:rsidR="2A626C7B">
          <w:rPr>
            <w:rFonts w:hAnsi="Calibri" w:eastAsia="" w:cs="Arial" w:hAnsiTheme="minorAscii" w:eastAsiaTheme="minorEastAsia" w:cstheme="minorBidi"/>
            <w:lang w:val="en-GB"/>
            <w:rPrChange w:author="Matthew Barbour" w:date="2017-09-08T14:44:54.1827997" w:id="195297808">
              <w:rPr/>
            </w:rPrChange>
          </w:rPr>
          <w:t xml:space="preserve">We focus on plant-animal networks because of their fundamental importance in </w:t>
        </w:r>
        <w:r w:rsidRPr="2A626C7B" w:rsidR="2A626C7B">
          <w:rPr>
            <w:rFonts w:hAnsi="Calibri" w:eastAsia="" w:cs="Arial" w:hAnsiTheme="minorAscii" w:eastAsiaTheme="minorEastAsia" w:cstheme="minorBidi"/>
            <w:lang w:val="en-GB"/>
            <w:rPrChange w:author="Matthew Barbour" w:date="2017-09-08T14:44:54.1827997" w:id="612067058">
              <w:rPr/>
            </w:rPrChange>
          </w:rPr>
          <w:t xml:space="preserve">determining </w:t>
        </w:r>
      </w:ins>
      <w:ins w:author="Matthew Barbour" w:date="2017-09-09T08:48:41.2014569" w:id="477396704">
        <w:r w:rsidRPr="2A626C7B" w:rsidR="4EB0BB84">
          <w:rPr>
            <w:rFonts w:hAnsi="Calibri" w:eastAsia="" w:cs="Arial" w:hAnsiTheme="minorAscii" w:eastAsiaTheme="minorEastAsia" w:cstheme="minorBidi"/>
            <w:lang w:val="en-GB"/>
            <w:rPrChange w:author="Matthew Barbour" w:date="2017-09-08T14:44:54.1827997" w:id="1454063544">
              <w:rPr/>
            </w:rPrChange>
          </w:rPr>
          <w:t xml:space="preserve">regulating</w:t>
        </w:r>
      </w:ins>
      <w:ins w:author="Matthew Barbour" w:date="2017-09-09T05:23:00.0170529" w:id="1105827133">
        <w:r w:rsidRPr="2A626C7B" w:rsidR="7B76CAF4">
          <w:rPr>
            <w:rFonts w:hAnsi="Calibri" w:eastAsia="" w:cs="Arial" w:hAnsiTheme="minorAscii" w:eastAsiaTheme="minorEastAsia" w:cstheme="minorBidi"/>
            <w:lang w:val="en-GB"/>
            <w:rPrChange w:author="Matthew Barbour" w:date="2017-09-08T14:44:54.1827997" w:id="1800504196">
              <w:rPr/>
            </w:rPrChange>
          </w:rPr>
          <w:t xml:space="preserve"> </w:t>
        </w:r>
      </w:ins>
      <w:ins w:author="Matthew Barbour" w:date="2017-09-08T14:44:54.1827997" w:id="1123948951">
        <w:r w:rsidRPr="2A626C7B" w:rsidR="2A626C7B">
          <w:rPr>
            <w:rFonts w:hAnsi="Calibri" w:eastAsia="" w:cs="Arial" w:hAnsiTheme="minorAscii" w:eastAsiaTheme="minorEastAsia" w:cstheme="minorBidi"/>
            <w:lang w:val="en-GB"/>
            <w:rPrChange w:author="Matthew Barbour" w:date="2017-09-08T14:44:54.1827997" w:id="1971763044">
              <w:rPr/>
            </w:rPrChange>
          </w:rPr>
          <w:t>and provisio</w:t>
        </w:r>
      </w:ins>
      <w:ins w:author="Matthew Barbour" w:date="2017-09-08T14:45:55.3293715" w:id="489507375">
        <w:r w:rsidRPr="2A626C7B" w:rsidR="13C24FF2">
          <w:rPr>
            <w:rFonts w:hAnsi="Calibri" w:eastAsia="" w:cs="Arial" w:hAnsiTheme="minorAscii" w:eastAsiaTheme="minorEastAsia" w:cstheme="minorBidi"/>
            <w:lang w:val="en-GB"/>
            <w:rPrChange w:author="Matthew Barbour" w:date="2017-09-08T14:44:54.1827997" w:id="392585742">
              <w:rPr/>
            </w:rPrChange>
          </w:rPr>
          <w:t xml:space="preserve">ning ecosystem services</w:t>
        </w:r>
      </w:ins>
      <w:ins w:author="Matthew Barbour" w:date="2017-09-09T05:23:00.0170529" w:id="888442653">
        <w:r w:rsidRPr="2A626C7B" w:rsidR="7B76CAF4">
          <w:rPr>
            <w:rFonts w:hAnsi="Calibri" w:eastAsia="" w:cs="Arial" w:hAnsiTheme="minorAscii" w:eastAsiaTheme="minorEastAsia" w:cstheme="minorBidi"/>
            <w:lang w:val="en-GB"/>
            <w:rPrChange w:author="Matthew Barbour" w:date="2017-09-08T14:44:54.1827997" w:id="61592337">
              <w:rPr/>
            </w:rPrChange>
          </w:rPr>
          <w:t xml:space="preserve"> </w:t>
        </w:r>
      </w:ins>
      <w:ins w:author="Matthew Barbour" w:date="2017-09-08T14:45:55.3293715" w:id="260475751">
        <w:r w:rsidRPr="2A626C7B" w:rsidR="13C24FF2">
          <w:rPr>
            <w:rFonts w:hAnsi="Calibri" w:eastAsia="" w:cs="Arial" w:hAnsiTheme="minorAscii" w:eastAsiaTheme="minorEastAsia" w:cstheme="minorBidi"/>
            <w:lang w:val="en-GB"/>
            <w:rPrChange w:author="Matthew Barbour" w:date="2017-09-08T14:44:54.1827997" w:id="461263406">
              <w:rPr/>
            </w:rPrChange>
          </w:rPr>
          <w:t>in terrestrial environments</w:t>
        </w:r>
        <w:r w:rsidRPr="2A626C7B" w:rsidR="13C24FF2">
          <w:rPr>
            <w:rFonts w:hAnsi="Calibri" w:eastAsia="" w:cs="Arial" w:hAnsiTheme="minorAscii" w:eastAsiaTheme="minorEastAsia" w:cstheme="minorBidi"/>
            <w:lang w:val="en-GB"/>
            <w:rPrChange w:author="Matthew Barbour" w:date="2017-09-08T14:44:54.1827997" w:id="930337684">
              <w:rPr/>
            </w:rPrChange>
          </w:rPr>
          <w:t>.</w:t>
        </w:r>
      </w:ins>
      <w:ins w:author="Matthew Barbour" w:date="2017-09-08T14:46:55.9767711" w:id="686268470">
        <w:r w:rsidRPr="5E79B377" w:rsidR="5E79B377">
          <w:rPr>
            <w:rFonts w:hAnsi="Calibri" w:eastAsia="" w:cs="Arial" w:hAnsiTheme="minorAscii" w:eastAsiaTheme="minorEastAsia" w:cstheme="minorBidi"/>
            <w:lang w:val="en-GB"/>
            <w:rPrChange w:author="Matthew Barbour" w:date="2017-09-08T14:46:55.9767711" w:id="1658663851">
              <w:rPr/>
            </w:rPrChange>
          </w:rPr>
          <w:t xml:space="preserve"> </w:t>
        </w:r>
      </w:ins>
      <w:ins w:author="Matthew Barbour" w:date="2017-09-09T05:23:00.0170529" w:id="1609335545">
        <w:r w:rsidRPr="5E79B377" w:rsidR="7B76CAF4">
          <w:rPr>
            <w:rFonts w:hAnsi="Calibri" w:eastAsia="" w:cs="Arial" w:hAnsiTheme="minorAscii" w:eastAsiaTheme="minorEastAsia" w:cstheme="minorBidi"/>
            <w:lang w:val="en-GB"/>
            <w:rPrChange w:author="Matthew Barbour" w:date="2017-09-08T14:46:55.9767711" w:id="1042747241">
              <w:rPr/>
            </w:rPrChange>
          </w:rPr>
          <w:t xml:space="preserve">Our model explores </w:t>
        </w:r>
        <w:proofErr w:type="spellStart"/>
        <w:r w:rsidRPr="5E79B377" w:rsidR="7B76CAF4">
          <w:rPr>
            <w:rFonts w:hAnsi="Calibri" w:eastAsia="" w:cs="Arial" w:hAnsiTheme="minorAscii" w:eastAsiaTheme="minorEastAsia" w:cstheme="minorBidi"/>
            <w:lang w:val="en-GB"/>
            <w:rPrChange w:author="Matthew Barbour" w:date="2017-09-08T14:46:55.9767711" w:id="1046725662">
              <w:rPr/>
            </w:rPrChange>
          </w:rPr>
          <w:t xml:space="preserve">how</w:t>
        </w:r>
      </w:ins>
      <w:ins w:author="Matthew Barbour" w:date="2017-09-08T14:48:57.2362339" w:id="572422926">
        <w:proofErr w:type="spellEnd"/>
      </w:ins>
      <w:ins w:author="Matthew Barbour" w:date="2017-09-08T14:48:57.2362339" w:id="139011360">
        <w:r w:rsidRPr="5E79B377" w:rsidR="40BBD4AA">
          <w:rPr>
            <w:rFonts w:hAnsi="Calibri" w:eastAsia="" w:cs="Arial" w:hAnsiTheme="minorAscii" w:eastAsiaTheme="minorEastAsia" w:cstheme="minorBidi"/>
            <w:lang w:val="en-GB"/>
            <w:rPrChange w:author="Matthew Barbour" w:date="2017-09-08T14:46:55.9767711" w:id="2076419907">
              <w:rPr/>
            </w:rPrChange>
          </w:rPr>
          <w:t xml:space="preserve"> network assembly is</w:t>
        </w:r>
        <w:r w:rsidRPr="5E79B377" w:rsidR="40BBD4AA">
          <w:rPr>
            <w:rFonts w:hAnsi="Calibri" w:eastAsia="" w:cs="Arial" w:hAnsiTheme="minorAscii" w:eastAsiaTheme="minorEastAsia" w:cstheme="minorBidi"/>
            <w:lang w:val="en-GB"/>
            <w:rPrChange w:author="Matthew Barbour" w:date="2017-09-08T14:46:55.9767711" w:id="1486694614">
              <w:rPr/>
            </w:rPrChange>
          </w:rPr>
          <w:t xml:space="preserve"> influenced by </w:t>
        </w:r>
        <w:r w:rsidRPr="5E79B377" w:rsidR="40BBD4AA">
          <w:rPr>
            <w:rFonts w:hAnsi="Calibri" w:eastAsia="" w:cs="Arial" w:hAnsiTheme="minorAscii" w:eastAsiaTheme="minorEastAsia" w:cstheme="minorBidi"/>
            <w:lang w:val="en-GB"/>
            <w:rPrChange w:author="Matthew Barbour" w:date="2017-09-08T14:46:55.9767711" w:id="127462520">
              <w:rPr/>
            </w:rPrChange>
          </w:rPr>
          <w:t xml:space="preserve">plant functional trait </w:t>
        </w:r>
        <w:r w:rsidRPr="5E79B377" w:rsidR="40BBD4AA">
          <w:rPr>
            <w:rFonts w:hAnsi="Calibri" w:eastAsia="" w:cs="Arial" w:hAnsiTheme="minorAscii" w:eastAsiaTheme="minorEastAsia" w:cstheme="minorBidi"/>
            <w:lang w:val="en-GB"/>
            <w:rPrChange w:author="Matthew Barbour" w:date="2017-09-08T14:46:55.9767711" w:id="236774493">
              <w:rPr/>
            </w:rPrChange>
          </w:rPr>
          <w:t xml:space="preserve">diversity and the degree of </w:t>
        </w:r>
      </w:ins>
      <w:ins w:author="Matthew Barbour" w:date="2017-09-08T14:49:58.1319169" w:id="1377303899">
        <w:r w:rsidRPr="5E79B377" w:rsidR="3E95E495">
          <w:rPr>
            <w:rFonts w:hAnsi="Calibri" w:eastAsia="" w:cs="Arial" w:hAnsiTheme="minorAscii" w:eastAsiaTheme="minorEastAsia" w:cstheme="minorBidi"/>
            <w:lang w:val="en-GB"/>
            <w:rPrChange w:author="Matthew Barbour" w:date="2017-09-08T14:46:55.9767711" w:id="576035975">
              <w:rPr/>
            </w:rPrChange>
          </w:rPr>
          <w:t xml:space="preserve">specialization in animal communities. In particular, we were interested </w:t>
        </w:r>
      </w:ins>
      <w:ins w:author="Matthew Barbour" w:date="2017-09-11T10:06:46.616496" w:id="425595094">
        <w:r w:rsidRPr="5E79B377" w:rsidR="19556118">
          <w:rPr>
            <w:rFonts w:hAnsi="Calibri" w:eastAsia="" w:cs="Arial" w:hAnsiTheme="minorAscii" w:eastAsiaTheme="minorEastAsia" w:cstheme="minorBidi"/>
            <w:lang w:val="en-GB"/>
            <w:rPrChange w:author="Matthew Barbour" w:date="2017-09-08T14:46:55.9767711" w:id="161845071">
              <w:rPr/>
            </w:rPrChange>
          </w:rPr>
          <w:t xml:space="preserve">in </w:t>
        </w:r>
      </w:ins>
      <w:ins w:author="Matthew Barbour" w:date="2017-09-08T14:49:58.1319169" w:id="1589739171">
        <w:r w:rsidRPr="5E79B377" w:rsidR="3E95E495">
          <w:rPr>
            <w:rFonts w:hAnsi="Calibri" w:eastAsia="" w:cs="Arial" w:hAnsiTheme="minorAscii" w:eastAsiaTheme="minorEastAsia" w:cstheme="minorBidi"/>
            <w:lang w:val="en-GB"/>
            <w:rPrChange w:author="Matthew Barbour" w:date="2017-09-08T14:46:55.9767711" w:id="190018063">
              <w:rPr/>
            </w:rPrChange>
          </w:rPr>
          <w:t xml:space="preserve">how plant and animal trait </w:t>
        </w:r>
        <w:r w:rsidRPr="5E79B377" w:rsidR="3E95E495">
          <w:rPr>
            <w:rFonts w:hAnsi="Calibri" w:eastAsia="" w:cs="Arial" w:hAnsiTheme="minorAscii" w:eastAsiaTheme="minorEastAsia" w:cstheme="minorBidi"/>
            <w:lang w:val="en-GB"/>
            <w:rPrChange w:author="Matthew Barbour" w:date="2017-09-08T14:46:55.9767711" w:id="752662655">
              <w:rPr/>
            </w:rPrChange>
          </w:rPr>
          <w:t xml:space="preserve">distrib</w:t>
        </w:r>
        <w:r w:rsidRPr="5E79B377" w:rsidR="3E95E495">
          <w:rPr>
            <w:rFonts w:hAnsi="Calibri" w:eastAsia="" w:cs="Arial" w:hAnsiTheme="minorAscii" w:eastAsiaTheme="minorEastAsia" w:cstheme="minorBidi"/>
            <w:lang w:val="en-GB"/>
            <w:rPrChange w:author="Matthew Barbour" w:date="2017-09-08T14:46:55.9767711" w:id="409583608">
              <w:rPr/>
            </w:rPrChange>
          </w:rPr>
          <w:t xml:space="preserve">utions</w:t>
        </w:r>
        <w:r w:rsidRPr="5E79B377" w:rsidR="3E95E495">
          <w:rPr>
            <w:rFonts w:hAnsi="Calibri" w:eastAsia="" w:cs="Arial" w:hAnsiTheme="minorAscii" w:eastAsiaTheme="minorEastAsia" w:cstheme="minorBidi"/>
            <w:lang w:val="en-GB"/>
            <w:rPrChange w:author="Matthew Barbour" w:date="2017-09-08T14:46:55.9767711" w:id="1271199385">
              <w:rPr/>
            </w:rPrChange>
          </w:rPr>
          <w:t xml:space="preserve"> </w:t>
        </w:r>
      </w:ins>
    </w:p>
    <w:p w:rsidR="2F14F90D" w:rsidP="19556118" w:rsidRDefault="2F14F90D" w14:paraId="23D04578" w14:textId="31DF0FB4">
      <w:pPr>
        <w:pStyle w:val="Normal"/>
        <w:jc w:val="both"/>
        <w:rPr>
          <w:rFonts w:hAnsi="Calibri" w:eastAsia="" w:cs="Arial" w:hAnsiTheme="minorAscii" w:eastAsiaTheme="minorEastAsia" w:cstheme="minorBidi"/>
          <w:lang w:val="en-GB"/>
          <w:rPrChange w:author="Matthew Barbour" w:date="2017-09-11T10:06:46.616496" w:id="240603507">
            <w:rPr/>
          </w:rPrChange>
        </w:rPr>
        <w:pPrChange w:author="Matthew Barbour" w:date="2017-09-11T10:06:46.616496" w:id="982986302">
          <w:pPr/>
        </w:pPrChange>
      </w:pPr>
      <w:ins w:author="Matthew Barbour" w:date="2017-09-08T08:31:35.0083337" w:id="1266364927">
        <w:r>
          <w:rPr>
            <w:rStyle w:val="CommentReference"/>
          </w:rPr>
        </w:r>
      </w:ins>
      <w:ins w:author="Matthew Barbour" w:date="2017-09-08T14:49:58.1319169" w:id="655036512">
        <w:r w:rsidRPr="3E95E495" w:rsidR="08B12753">
          <w:rPr>
            <w:lang w:val="en-GB"/>
            <w:rPrChange w:author="Matthew Barbour" w:date="2017-09-08T14:49:58.1319169" w:id="1177135777">
              <w:rPr/>
            </w:rPrChange>
          </w:rPr>
          <w:t xml:space="preserve">￼</w:t>
        </w:r>
      </w:ins>
      <w:ins w:author="Matthew Barbour" w:date="2017-09-08T14:43:53.7020673" w:id="645538404">
        <w:r w:rsidRPr="2F14F90D" w:rsidR="00728E53">
          <w:rPr>
            <w:rFonts w:hAnsi="Calibri" w:eastAsia="" w:cs="Arial" w:hAnsiTheme="minorAscii" w:eastAsiaTheme="minorEastAsia" w:cstheme="minorBidi"/>
            <w:lang w:val="en-GB"/>
            <w:rPrChange w:author="Matthew Barbour" w:date="2017-09-07T09:57:41.5446218" w:id="1783712996">
              <w:rPr/>
            </w:rPrChange>
          </w:rPr>
          <w:t xml:space="preserve">a</w:t>
        </w:r>
        <w:r w:rsidRPr="496AC377" w:rsidR="496AC377">
          <w:rPr>
            <w:rFonts w:hAnsi="Calibri" w:eastAsia="" w:cs="Arial" w:hAnsiTheme="minorAscii" w:eastAsiaTheme="minorEastAsia" w:cstheme="minorBidi"/>
            <w:lang w:val="en-GB"/>
            <w:rPrChange w:author="Matthew Barbour" w:date="2017-09-07T10:43:09.5441631" w:id="644597508">
              <w:rPr/>
            </w:rPrChange>
          </w:rPr>
          <w:t>ffect</w:t>
        </w:r>
        <w:r w:rsidRPr="496AC377" w:rsidR="496AC377">
          <w:rPr>
            <w:rFonts w:hAnsi="Calibri" w:eastAsia="" w:cs="Arial" w:hAnsiTheme="minorAscii" w:eastAsiaTheme="minorEastAsia" w:cstheme="minorBidi"/>
            <w:lang w:val="en-GB"/>
            <w:rPrChange w:author="Matthew Barbour" w:date="2017-09-07T10:43:09.5441631" w:id="1486317596">
              <w:rPr/>
            </w:rPrChange>
          </w:rPr>
          <w:t xml:space="preserve"> the modularity and </w:t>
        </w:r>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r w:rsidRPr="496AC377" w:rsidR="496AC377">
          <w:rPr>
            <w:rFonts w:hAnsi="Calibri" w:eastAsia="" w:cs="Arial" w:hAnsiTheme="minorAscii" w:eastAsiaTheme="minorEastAsia" w:cstheme="minorBidi"/>
            <w:lang w:val="en-GB"/>
            <w:rPrChange w:author="Matthew Barbour" w:date="2017-09-07T10:43:09.5441631" w:id="746393577">
              <w:rPr/>
            </w:rPrChange>
          </w:rPr>
          <w:t xml:space="preserve">nestedness</w:t>
        </w:r>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ins>
      <w:ins w:author="Matthew Barbour" w:date="2017-09-07T10:07:45.1408941" w:id="1085161660"/>
      <w:ins w:author="Matthew Barbour" w:date="2017-09-08T14:43:53.7020673" w:id="1621033913">
        <w:r w:rsidRPr="496AC377" w:rsidR="496AC377">
          <w:rPr>
            <w:rFonts w:hAnsi="Calibri" w:eastAsia="" w:cs="Arial" w:hAnsiTheme="minorAscii" w:eastAsiaTheme="minorEastAsia" w:cstheme="minorBidi"/>
            <w:lang w:val="en-GB"/>
            <w:rPrChange w:author="Matthew Barbour" w:date="2017-09-07T10:43:09.5441631" w:id="227451390">
              <w:rPr/>
            </w:rPrChange>
          </w:rPr>
          <w:t xml:space="preserve"> of plant-</w:t>
        </w:r>
      </w:ins>
      <w:ins w:author="Matthew Barbour" w:date="2017-09-07T10:07:45.1408941" w:id="1640999923"/>
      <w:ins w:author="Matthew Barbour" w:date="2017-09-08T14:43:53.7020673" w:id="1027678971">
        <w:r w:rsidRPr="496AC377" w:rsidR="496AC377">
          <w:rPr>
            <w:rFonts w:hAnsi="Calibri" w:eastAsia="" w:cs="Arial" w:hAnsiTheme="minorAscii" w:eastAsiaTheme="minorEastAsia" w:cstheme="minorBidi"/>
            <w:lang w:val="en-GB"/>
            <w:rPrChange w:author="Matthew Barbour" w:date="2017-09-07T10:43:09.5441631" w:id="866626444">
              <w:rPr/>
            </w:rPrChange>
          </w:rPr>
          <w:t xml:space="preserve">animal networks.</w:t>
        </w:r>
      </w:ins>
      <w:ins w:author="Matthew Barbour" w:date="2017-09-07T10:43:09.5441631" w:id="1312247849">
        <w:r w:rsidRPr="496AC377" w:rsidR="496AC377">
          <w:rPr>
            <w:rFonts w:hAnsi="Calibri" w:eastAsia="" w:cs="Arial" w:hAnsiTheme="minorAscii" w:eastAsiaTheme="minorEastAsia" w:cstheme="minorBidi"/>
            <w:lang w:val="en-GB"/>
            <w:rPrChange w:author="Matthew Barbour" w:date="2017-09-07T10:43:09.5441631" w:id="1487490817">
              <w:rPr/>
            </w:rPrChange>
          </w:rPr>
          <w:t xml:space="preserve"> </w:t>
        </w:r>
      </w:ins>
      <w:ins w:author="Matthew Barbour" w:date="2017-09-08T14:43:53.7020673" w:id="2130380358">
        <w:r w:rsidRPr="2F14F90D" w:rsidR="090EA040">
          <w:rPr>
            <w:rFonts w:hAnsi="Calibri" w:eastAsia="" w:cs="Arial" w:hAnsiTheme="minorAscii" w:eastAsiaTheme="minorEastAsia" w:cstheme="minorBidi"/>
            <w:lang w:val="en-GB"/>
            <w:rPrChange w:author="Matthew Barbour" w:date="2017-09-07T09:57:41.5446218" w:id="780851151">
              <w:rPr/>
            </w:rPrChange>
          </w:rPr>
          <w:t xml:space="preserve">Theoretical models suggest that </w:t>
        </w:r>
      </w:ins>
      <w:ins w:author="Matthew Barbour" w:date="2017-09-07T10:08:45.9602401" w:id="1836468605">
        <w:r w:rsidRPr="2F14F90D" w:rsidR="10ECA295">
          <w:rPr>
            <w:rFonts w:hAnsi="Calibri" w:eastAsia="" w:cs="Arial" w:hAnsiTheme="minorAscii" w:eastAsiaTheme="minorEastAsia" w:cstheme="minorBidi"/>
            <w:lang w:val="en-GB"/>
            <w:rPrChange w:author="Matthew Barbour" w:date="2017-09-07T09:57:41.5446218" w:id="145633986">
              <w:rPr/>
            </w:rPrChange>
          </w:rPr>
          <w:t xml:space="preserve">t</w:t>
        </w:r>
      </w:ins>
      <w:ins w:author="Matthew Barbour" w:date="2017-09-08T14:43:53.7020673" w:id="487857700">
        <w:r w:rsidRPr="003C5652" w:rsidR="003C5652">
          <w:rPr>
            <w:rFonts w:hAnsi="Calibri" w:eastAsia="" w:cs="Arial" w:hAnsiTheme="minorAscii" w:eastAsiaTheme="minorEastAsia" w:cstheme="minorBidi"/>
            <w:lang w:val="en-GB"/>
            <w:rPrChange w:author="Matthew Barbour" w:date="2017-09-07T10:09:46.5243634" w:id="348914565">
              <w:rPr/>
            </w:rPrChange>
          </w:rPr>
          <w:t>he modular and</w:t>
        </w:r>
        <w:r w:rsidRPr="2F14F90D" w:rsidR="10ECA295">
          <w:rPr>
            <w:rFonts w:hAnsi="Calibri" w:eastAsia="" w:cs="Arial" w:hAnsiTheme="minorAscii" w:eastAsiaTheme="minorEastAsia" w:cstheme="minorBidi"/>
            <w:lang w:val="en-GB"/>
            <w:rPrChange w:author="Matthew Barbour" w:date="2017-09-07T09:57:41.5446218" w:id="2078977564">
              <w:rPr/>
            </w:rPrChange>
          </w:rPr>
          <w:t xml:space="preserve"> nested architecture of plant-animal interaction</w:t>
        </w:r>
        <w:r w:rsidRPr="2F14F90D" w:rsidR="10ECA295">
          <w:rPr>
            <w:rFonts w:hAnsi="Calibri" w:eastAsia="" w:cs="Arial" w:hAnsiTheme="minorAscii" w:eastAsiaTheme="minorEastAsia" w:cstheme="minorBidi"/>
            <w:lang w:val="en-GB"/>
            <w:rPrChange w:author="Matthew Barbour" w:date="2017-09-07T09:57:41.5446218" w:id="340146879">
              <w:rPr/>
            </w:rPrChange>
          </w:rPr>
          <w:t xml:space="preserve">s </w:t>
        </w:r>
        <w:r w:rsidRPr="2F14F90D" w:rsidR="10ECA295">
          <w:rPr>
            <w:rFonts w:hAnsi="Calibri" w:eastAsia="" w:cs="Arial" w:hAnsiTheme="minorAscii" w:eastAsiaTheme="minorEastAsia" w:cstheme="minorBidi"/>
            <w:lang w:val="en-GB"/>
            <w:rPrChange w:author="Matthew Barbour" w:date="2017-09-07T09:57:41.5446218" w:id="569073421">
              <w:rPr/>
            </w:rPrChange>
          </w:rPr>
          <w:t xml:space="preserve">play a key role in </w:t>
        </w:r>
        <w:r w:rsidRPr="2F14F90D" w:rsidR="003C5652">
          <w:rPr>
            <w:rFonts w:hAnsi="Calibri" w:eastAsia="" w:cs="Arial" w:hAnsiTheme="minorAscii" w:eastAsiaTheme="minorEastAsia" w:cstheme="minorBidi"/>
            <w:lang w:val="en-GB"/>
            <w:rPrChange w:author="Matthew Barbour" w:date="2017-09-07T09:57:41.5446218" w:id="385147236">
              <w:rPr/>
            </w:rPrChange>
          </w:rPr>
          <w:t xml:space="preserve">the persistence and resilience of these networks</w:t>
        </w:r>
        <w:r w:rsidRPr="2F14F90D" w:rsidR="3289D625">
          <w:rPr>
            <w:rFonts w:hAnsi="Calibri" w:eastAsia="" w:cs="Arial" w:hAnsiTheme="minorAscii" w:eastAsiaTheme="minorEastAsia" w:cstheme="minorBidi"/>
            <w:lang w:val="en-GB"/>
            <w:rPrChange w:author="Matthew Barbour" w:date="2017-09-07T09:57:41.5446218" w:id="1317763058">
              <w:rPr/>
            </w:rPrChange>
          </w:rPr>
          <w:t xml:space="preserve"> (</w:t>
        </w:r>
        <w:proofErr w:type="spellStart"/>
        <w:proofErr w:type="spellStart"/>
        <w:proofErr w:type="spellStart"/>
        <w:proofErr w:type="spellStart"/>
        <w:proofErr w:type="spellStart"/>
        <w:proofErr w:type="spellStart"/>
        <w:proofErr w:type="spellStart"/>
        <w:proofErr w:type="spellStart"/>
      </w:ins>
      <w:ins w:author="Matthew Barbour" w:date="2017-09-09T08:48:41.2014569" w:id="1912466988">
        <w:proofErr w:type="spellStart"/>
        <w:proofErr w:type="spellStart"/>
        <w:proofErr w:type="spellStart"/>
        <w:proofErr w:type="spellStart"/>
        <w:r w:rsidRPr="4EB0BB84" w:rsidR="4EB0BB84">
          <w:rPr>
            <w:rFonts w:hAnsi="Calibri" w:eastAsia="" w:cs="Arial" w:hAnsiTheme="minorAscii" w:eastAsiaTheme="minorEastAsia" w:cstheme="minorBidi"/>
            <w:lang w:val="en-GB"/>
            <w:rPrChange w:author="Matthew Barbour" w:date="2017-09-09T08:48:41.2014569" w:id="1032385519">
              <w:rPr/>
            </w:rPrChange>
          </w:rPr>
          <w:t>Thébault</w:t>
        </w:r>
        <w:proofErr w:type="spellEnd"/>
        <w:proofErr w:type="spellEnd"/>
        <w:proofErr w:type="spellEnd"/>
        <w:proofErr w:type="spellEnd"/>
      </w:ins>
      <w:ins w:author="Matthew Barbour" w:date="2017-09-08T14:43:53.7020673" w:id="1198501350">
        <w:proofErr w:type="spellEnd"/>
      </w:ins>
      <w:ins w:author="Matthew Barbour" w:date="2017-09-08T14:43:53.7020673" w:id="930413441">
        <w:proofErr w:type="spellEnd"/>
        <w:proofErr w:type="spellEnd"/>
        <w:proofErr w:type="spellEnd"/>
        <w:proofErr w:type="spellEnd"/>
        <w:proofErr w:type="spellEnd"/>
        <w:proofErr w:type="spellEnd"/>
        <w:proofErr w:type="spellEnd"/>
        <w:r w:rsidRPr="2F14F90D" w:rsidR="19D9048D">
          <w:rPr>
            <w:rFonts w:hAnsi="Calibri" w:eastAsia="" w:cs="Arial" w:hAnsiTheme="minorAscii" w:eastAsiaTheme="minorEastAsia" w:cstheme="minorBidi"/>
            <w:lang w:val="en-GB"/>
            <w:rPrChange w:author="Matthew Barbour" w:date="2017-09-07T09:57:41.5446218" w:id="118564488">
              <w:rPr/>
            </w:rPrChange>
          </w:rPr>
          <w:t xml:space="preserve"> &amp; Fontaine 2011</w:t>
        </w:r>
        <w:r w:rsidRPr="2F14F90D" w:rsidR="19D9048D">
          <w:rPr>
            <w:rFonts w:hAnsi="Calibri" w:eastAsia="" w:cs="Arial" w:hAnsiTheme="minorAscii" w:eastAsiaTheme="minorEastAsia" w:cstheme="minorBidi"/>
            <w:lang w:val="en-GB"/>
            <w:rPrChange w:author="Matthew Barbour" w:date="2017-09-07T09:57:41.5446218" w:id="1107257811">
              <w:rPr/>
            </w:rPrChange>
          </w:rPr>
          <w:t xml:space="preserve">, Stouff</w:t>
        </w:r>
        <w:r w:rsidRPr="2F14F90D" w:rsidR="19D9048D">
          <w:rPr>
            <w:rFonts w:hAnsi="Calibri" w:eastAsia="" w:cs="Arial" w:hAnsiTheme="minorAscii" w:eastAsiaTheme="minorEastAsia" w:cstheme="minorBidi"/>
            <w:lang w:val="en-GB"/>
            <w:rPrChange w:author="Matthew Barbour" w:date="2017-09-07T09:57:41.5446218" w:id="1571144504">
              <w:rPr/>
            </w:rPrChange>
          </w:rPr>
          <w:t xml:space="preserve">er &amp; </w:t>
        </w:r>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r w:rsidRPr="2F14F90D" w:rsidR="7468EEBC">
          <w:rPr>
            <w:rFonts w:hAnsi="Calibri" w:eastAsia="" w:cs="Arial" w:hAnsiTheme="minorAscii" w:eastAsiaTheme="minorEastAsia" w:cstheme="minorBidi"/>
            <w:lang w:val="en-GB"/>
            <w:rPrChange w:author="Matthew Barbour" w:date="2017-09-07T09:57:41.5446218" w:id="956536870">
              <w:rPr/>
            </w:rPrChange>
          </w:rPr>
          <w:t xml:space="preserve">Bascompte</w:t>
        </w:r>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r w:rsidRPr="2F14F90D" w:rsidR="7468EEBC">
          <w:rPr>
            <w:rFonts w:hAnsi="Calibri" w:eastAsia="" w:cs="Arial" w:hAnsiTheme="minorAscii" w:eastAsiaTheme="minorEastAsia" w:cstheme="minorBidi"/>
            <w:lang w:val="en-GB"/>
            <w:rPrChange w:author="Matthew Barbour" w:date="2017-09-07T09:57:41.5446218" w:id="572211241">
              <w:rPr/>
            </w:rPrChange>
          </w:rPr>
          <w:t xml:space="preserve"> 2010, Rohr et al. 2014)</w:t>
        </w:r>
      </w:ins>
      <w:ins w:author="Matthew Barbour" w:date="2017-09-08T08:33:35.2411948" w:id="1811749973">
        <w:r w:rsidRPr="2F14F90D" w:rsidR="7468EEBC">
          <w:rPr>
            <w:rFonts w:hAnsi="Calibri" w:eastAsia="" w:cs="Arial" w:hAnsiTheme="minorAscii" w:eastAsiaTheme="minorEastAsia" w:cstheme="minorBidi"/>
            <w:lang w:val="en-GB"/>
            <w:rPrChange w:author="Matthew Barbour" w:date="2017-09-07T09:57:41.5446218" w:id="517391204">
              <w:rPr/>
            </w:rPrChange>
          </w:rPr>
          <w:t xml:space="preserve">,</w:t>
        </w:r>
      </w:ins>
      <w:ins w:author="Matthew Barbour" w:date="2017-09-08T14:43:53.7020673" w:id="269108573">
        <w:r w:rsidRPr="2F14F90D" w:rsidR="16FA6294">
          <w:rPr>
            <w:rFonts w:hAnsi="Calibri" w:eastAsia="" w:cs="Arial" w:hAnsiTheme="minorAscii" w:eastAsiaTheme="minorEastAsia" w:cstheme="minorBidi"/>
            <w:lang w:val="en-GB"/>
            <w:rPrChange w:author="Matthew Barbour" w:date="2017-09-07T09:57:41.5446218" w:id="204613219">
              <w:rPr/>
            </w:rPrChange>
          </w:rPr>
          <w:t xml:space="preserve"> </w:t>
        </w:r>
        <w:r w:rsidRPr="2F14F90D" w:rsidR="0ACCDD76">
          <w:rPr>
            <w:rFonts w:hAnsi="Calibri" w:eastAsia="" w:cs="Arial" w:hAnsiTheme="minorAscii" w:eastAsiaTheme="minorEastAsia" w:cstheme="minorBidi"/>
            <w:lang w:val="en-GB"/>
            <w:rPrChange w:author="Matthew Barbour" w:date="2017-09-07T09:57:41.5446218" w:id="751786953">
              <w:rPr/>
            </w:rPrChange>
          </w:rPr>
          <w:t xml:space="preserve">which is why we focus on these </w:t>
        </w:r>
      </w:ins>
      <w:ins w:author="Matthew Barbour" w:date="2017-09-07T10:10:47.1560954" w:id="1694658318">
        <w:r w:rsidRPr="2F14F90D" w:rsidR="01DFBC88">
          <w:rPr>
            <w:rFonts w:hAnsi="Calibri" w:eastAsia="" w:cs="Arial" w:hAnsiTheme="minorAscii" w:eastAsiaTheme="minorEastAsia" w:cstheme="minorBidi"/>
            <w:lang w:val="en-GB"/>
            <w:rPrChange w:author="Matthew Barbour" w:date="2017-09-07T09:57:41.5446218" w:id="737012955">
              <w:rPr/>
            </w:rPrChange>
          </w:rPr>
          <w:t xml:space="preserve">structural properties. </w:t>
        </w:r>
      </w:ins>
    </w:p>
    <w:p w:rsidR="025B72A1" w:rsidDel="26DB3FE4" w:rsidP="5A2EA613" w:rsidRDefault="025B72A1" w14:paraId="1DFE748B" w14:textId="43BF6B22">
      <w:pPr>
        <w:pStyle w:val="Normal"/>
        <w:jc w:val="both"/>
        <w:rPr>
          <w:del w:author="Matthew Barbour" w:date="2017-09-07T10:28:55.7726001" w:id="789556978"/>
          <w:rFonts w:hAnsi="Calibri" w:eastAsia="" w:cs="Arial" w:hAnsiTheme="minorAscii" w:eastAsiaTheme="minorEastAsia" w:cstheme="minorBidi"/>
          <w:lang w:val="en-GB"/>
          <w:rPrChange w:author="Matthew Barbour" w:date="2017-09-07T10:27:54.4374136" w:id="546415907">
            <w:rPr/>
          </w:rPrChange>
        </w:rPr>
        <w:pPrChange w:author="Matthew Barbour" w:date="2017-09-07T10:27:54.4374136" w:id="572142497">
          <w:pPr/>
        </w:pPrChange>
      </w:pPr>
      <w:ins w:author="Matthew Barbour" w:date="2017-09-07T10:25:53.4163478" w:id="1891598668">
        <w:r w:rsidRPr="025B72A1" w:rsidR="025B72A1">
          <w:rPr>
            <w:rFonts w:hAnsi="Calibri" w:eastAsia="" w:cs="Arial" w:hAnsiTheme="minorAscii" w:eastAsiaTheme="minorEastAsia" w:cstheme="minorBidi"/>
            <w:lang w:val="en-GB"/>
            <w:rPrChange w:author="Matthew Barbour" w:date="2017-09-07T10:25:53.4163478" w:id="481176683">
              <w:rPr/>
            </w:rPrChange>
          </w:rPr>
          <w:t>Our</w:t>
        </w:r>
        <w:r w:rsidRPr="025B72A1" w:rsidR="025B72A1">
          <w:rPr>
            <w:rFonts w:hAnsi="Calibri" w:eastAsia="" w:cs="Arial" w:hAnsiTheme="minorAscii" w:eastAsiaTheme="minorEastAsia" w:cstheme="minorBidi"/>
            <w:lang w:val="en-GB"/>
            <w:rPrChange w:author="Matthew Barbour" w:date="2017-09-07T10:25:53.4163478" w:id="1899735159">
              <w:rPr/>
            </w:rPrChange>
          </w:rPr>
          <w:t xml:space="preserve"> model abstracts reality by </w:t>
        </w:r>
      </w:ins>
      <w:ins w:author="Matthew Barbour" w:date="2017-09-07T10:26:54.0507155" w:id="1607981134">
        <w:r w:rsidRPr="025B72A1" w:rsidR="3ABBD995">
          <w:rPr>
            <w:rFonts w:hAnsi="Calibri" w:eastAsia="" w:cs="Arial" w:hAnsiTheme="minorAscii" w:eastAsiaTheme="minorEastAsia" w:cstheme="minorBidi"/>
            <w:lang w:val="en-GB"/>
            <w:rPrChange w:author="Matthew Barbour" w:date="2017-09-07T10:25:53.4163478" w:id="302843600">
              <w:rPr/>
            </w:rPrChange>
          </w:rPr>
          <w:t xml:space="preserve">representing </w:t>
        </w:r>
      </w:ins>
      <w:ins w:author="Matthew Barbour" w:date="2017-09-08T08:34:35.7911951" w:id="1086710515">
        <w:r w:rsidRPr="025B72A1" w:rsidR="3ABBD995">
          <w:rPr>
            <w:rFonts w:hAnsi="Calibri" w:eastAsia="" w:cs="Arial" w:hAnsiTheme="minorAscii" w:eastAsiaTheme="minorEastAsia" w:cstheme="minorBidi"/>
            <w:lang w:val="en-GB"/>
            <w:rPrChange w:author="Matthew Barbour" w:date="2017-09-07T10:25:53.4163478" w:id="837242275">
              <w:rPr/>
            </w:rPrChange>
          </w:rPr>
          <w:t xml:space="preserve">plant and animal traits </w:t>
        </w:r>
      </w:ins>
      <w:ins w:author="Matthew Barbour" w:date="2017-09-07T10:27:54.4374136" w:id="72978388">
        <w:r w:rsidRPr="025B72A1" w:rsidR="5A2EA613">
          <w:rPr>
            <w:rFonts w:hAnsi="Calibri" w:eastAsia="" w:cs="Arial" w:hAnsiTheme="minorAscii" w:eastAsiaTheme="minorEastAsia" w:cstheme="minorBidi"/>
            <w:lang w:val="en-GB"/>
            <w:rPrChange w:author="Matthew Barbour" w:date="2017-09-07T10:25:53.4163478" w:id="1630327572">
              <w:rPr/>
            </w:rPrChange>
          </w:rPr>
          <w:t xml:space="preserve">along a single </w:t>
        </w:r>
      </w:ins>
      <w:ins w:author="Matthew Barbour" w:date="2017-09-08T08:33:35.2411948" w:id="1790318232">
        <w:r w:rsidRPr="025B72A1" w:rsidR="7468EEBC">
          <w:rPr>
            <w:rFonts w:hAnsi="Calibri" w:eastAsia="" w:cs="Arial" w:hAnsiTheme="minorAscii" w:eastAsiaTheme="minorEastAsia" w:cstheme="minorBidi"/>
            <w:lang w:val="en-GB"/>
            <w:rPrChange w:author="Matthew Barbour" w:date="2017-09-07T10:25:53.4163478" w:id="234902909">
              <w:rPr/>
            </w:rPrChange>
          </w:rPr>
          <w:t xml:space="preserve">trait </w:t>
        </w:r>
      </w:ins>
      <w:ins w:author="Matthew Barbour" w:date="2017-09-07T10:27:54.4374136" w:id="1776233156">
        <w:r w:rsidRPr="025B72A1" w:rsidR="5A2EA613">
          <w:rPr>
            <w:rFonts w:hAnsi="Calibri" w:eastAsia="" w:cs="Arial" w:hAnsiTheme="minorAscii" w:eastAsiaTheme="minorEastAsia" w:cstheme="minorBidi"/>
            <w:lang w:val="en-GB"/>
            <w:rPrChange w:author="Matthew Barbour" w:date="2017-09-07T10:25:53.4163478" w:id="899956870">
              <w:rPr/>
            </w:rPrChange>
          </w:rPr>
          <w:t xml:space="preserve">dimension</w:t>
        </w:r>
      </w:ins>
      <w:ins w:author="Matthew Barbour" w:date="2017-09-07T10:30:56.3816512" w:id="935324310">
        <w:r w:rsidRPr="025B72A1" w:rsidR="5F056C8D">
          <w:rPr>
            <w:rFonts w:hAnsi="Calibri" w:eastAsia="" w:cs="Arial" w:hAnsiTheme="minorAscii" w:eastAsiaTheme="minorEastAsia" w:cstheme="minorBidi"/>
            <w:lang w:val="en-GB"/>
            <w:rPrChange w:author="Matthew Barbour" w:date="2017-09-07T10:25:53.4163478" w:id="677465398">
              <w:rPr/>
            </w:rPrChange>
          </w:rPr>
          <w:t xml:space="preserve">.</w:t>
        </w:r>
      </w:ins>
      <w:ins w:author="Matthew Barbour" w:date="2017-09-07T10:27:54.4374136" w:id="1032867715">
        <w:r w:rsidRPr="025B72A1" w:rsidR="5A2EA613">
          <w:rPr>
            <w:rFonts w:hAnsi="Calibri" w:eastAsia="" w:cs="Arial" w:hAnsiTheme="minorAscii" w:eastAsiaTheme="minorEastAsia" w:cstheme="minorBidi"/>
            <w:lang w:val="en-GB"/>
            <w:rPrChange w:author="Matthew Barbour" w:date="2017-09-07T10:25:53.4163478" w:id="661861161">
              <w:rPr/>
            </w:rPrChange>
          </w:rPr>
          <w:t xml:space="preserve"> </w:t>
        </w:r>
      </w:ins>
      <w:ins w:author="Matthew Barbour" w:date="2017-09-08T08:35:36.507995" w:id="1415119639">
        <w:r w:rsidRPr="025B72A1" w:rsidR="4C9801A1">
          <w:rPr>
            <w:rFonts w:hAnsi="Calibri" w:eastAsia="" w:cs="Arial" w:hAnsiTheme="minorAscii" w:eastAsiaTheme="minorEastAsia" w:cstheme="minorBidi"/>
            <w:lang w:val="en-GB"/>
            <w:rPrChange w:author="Matthew Barbour" w:date="2017-09-07T10:25:53.4163478" w:id="802604625">
              <w:rPr/>
            </w:rPrChange>
          </w:rPr>
          <w:t xml:space="preserve">We hold the number of species constant for this current simulation to focus on differences in </w:t>
        </w:r>
      </w:ins>
      <w:ins w:author="Matthew Barbour" w:date="2017-09-09T05:25:00.5006713" w:id="1077162660">
        <w:r w:rsidRPr="025B72A1" w:rsidR="5546E635">
          <w:rPr>
            <w:rFonts w:hAnsi="Calibri" w:eastAsia="" w:cs="Arial" w:hAnsiTheme="minorAscii" w:eastAsiaTheme="minorEastAsia" w:cstheme="minorBidi"/>
            <w:lang w:val="en-GB"/>
            <w:rPrChange w:author="Matthew Barbour" w:date="2017-09-07T10:25:53.4163478" w:id="254721644">
              <w:rPr/>
            </w:rPrChange>
          </w:rPr>
          <w:t xml:space="preserve">trait</w:t>
        </w:r>
        <w:r w:rsidRPr="025B72A1" w:rsidR="3A37D8EA">
          <w:rPr>
            <w:rFonts w:hAnsi="Calibri" w:eastAsia="" w:cs="Arial" w:hAnsiTheme="minorAscii" w:eastAsiaTheme="minorEastAsia" w:cstheme="minorBidi"/>
            <w:lang w:val="en-GB"/>
            <w:rPrChange w:author="Matthew Barbour" w:date="2017-09-07T10:25:53.4163478" w:id="493599733">
              <w:rPr/>
            </w:rPrChange>
          </w:rPr>
          <w:t xml:space="preserve"> </w:t>
        </w:r>
      </w:ins>
      <w:ins w:author="Matthew Barbour" w:date="2017-09-08T08:35:36.507995" w:id="590561059">
        <w:r w:rsidRPr="025B72A1" w:rsidR="4C9801A1">
          <w:rPr>
            <w:rFonts w:hAnsi="Calibri" w:eastAsia="" w:cs="Arial" w:hAnsiTheme="minorAscii" w:eastAsiaTheme="minorEastAsia" w:cstheme="minorBidi"/>
            <w:lang w:val="en-GB"/>
            <w:rPrChange w:author="Matthew Barbour" w:date="2017-09-07T10:25:53.4163478" w:id="868527822">
              <w:rPr/>
            </w:rPrChange>
          </w:rPr>
          <w:t xml:space="preserve">diversity and </w:t>
        </w:r>
      </w:ins>
      <w:ins w:author="Matthew Barbour" w:date="2017-09-08T08:36:37.0786563" w:id="1701716156">
        <w:r w:rsidRPr="025B72A1" w:rsidR="3A37D8EA">
          <w:rPr>
            <w:rFonts w:hAnsi="Calibri" w:eastAsia="" w:cs="Arial" w:hAnsiTheme="minorAscii" w:eastAsiaTheme="minorEastAsia" w:cstheme="minorBidi"/>
            <w:lang w:val="en-GB"/>
            <w:rPrChange w:author="Matthew Barbour" w:date="2017-09-07T10:25:53.4163478" w:id="114146202">
              <w:rPr/>
            </w:rPrChange>
          </w:rPr>
          <w:t xml:space="preserve">composition of specialists. </w:t>
        </w:r>
      </w:ins>
      <w:ins w:author="Matthew Barbour" w:date="2017-09-07T10:27:54.4374136" w:id="642453752">
        <w:r w:rsidRPr="025B72A1" w:rsidR="5A2EA613">
          <w:rPr>
            <w:rFonts w:hAnsi="Calibri" w:eastAsia="" w:cs="Arial" w:hAnsiTheme="minorAscii" w:eastAsiaTheme="minorEastAsia" w:cstheme="minorBidi"/>
            <w:lang w:val="en-GB"/>
            <w:rPrChange w:author="Matthew Barbour" w:date="2017-09-07T10:25:53.4163478" w:id="904714791">
              <w:rPr/>
            </w:rPrChange>
          </w:rPr>
          <w:t xml:space="preserve">To</w:t>
        </w:r>
        <w:r w:rsidRPr="025B72A1" w:rsidR="5A2EA613">
          <w:rPr>
            <w:rFonts w:hAnsi="Calibri" w:eastAsia="" w:cs="Arial" w:hAnsiTheme="minorAscii" w:eastAsiaTheme="minorEastAsia" w:cstheme="minorBidi"/>
            <w:lang w:val="en-GB"/>
            <w:rPrChange w:author="Matthew Barbour" w:date="2017-09-07T10:25:53.4163478" w:id="699485033">
              <w:rPr/>
            </w:rPrChange>
          </w:rPr>
          <w:t xml:space="preserve"> create plant c</w:t>
        </w:r>
      </w:ins>
      <w:ins w:author="Matthew Barbour" w:date="2017-09-07T10:28:55.7726001" w:id="1699539564">
        <w:r w:rsidRPr="025B72A1" w:rsidR="26DB3FE4">
          <w:rPr>
            <w:rFonts w:hAnsi="Calibri" w:eastAsia="" w:cs="Arial" w:hAnsiTheme="minorAscii" w:eastAsiaTheme="minorEastAsia" w:cstheme="minorBidi"/>
            <w:lang w:val="en-GB"/>
            <w:rPrChange w:author="Matthew Barbour" w:date="2017-09-07T10:25:53.4163478" w:id="1566660717">
              <w:rPr/>
            </w:rPrChange>
          </w:rPr>
          <w:t xml:space="preserve">ommunities that </w:t>
        </w:r>
      </w:ins>
      <w:ins w:author="Matthew Barbour" w:date="2017-09-07T10:28:55.7726001" w:id="1772221083">
        <w:r w:rsidRPr="025B72A1" w:rsidR="26DB3FE4">
          <w:rPr>
            <w:rFonts w:hAnsi="Calibri" w:eastAsia="" w:cs="Arial" w:hAnsiTheme="minorAscii" w:eastAsiaTheme="minorEastAsia" w:cstheme="minorBidi"/>
            <w:lang w:val="en-GB"/>
            <w:rPrChange w:author="Matthew Barbour" w:date="2017-09-07T10:25:53.4163478" w:id="1747826535">
              <w:rPr/>
            </w:rPrChange>
          </w:rPr>
          <w:t xml:space="preserve">varied in </w:t>
        </w:r>
      </w:ins>
      <w:ins w:author="Matthew Barbour" w:date="2017-09-09T05:25:00.5006713" w:id="1840013843">
        <w:r w:rsidRPr="025B72A1" w:rsidR="5546E635">
          <w:rPr>
            <w:rFonts w:hAnsi="Calibri" w:eastAsia="" w:cs="Arial" w:hAnsiTheme="minorAscii" w:eastAsiaTheme="minorEastAsia" w:cstheme="minorBidi"/>
            <w:lang w:val="en-GB"/>
            <w:rPrChange w:author="Matthew Barbour" w:date="2017-09-07T10:25:53.4163478" w:id="1741596201">
              <w:rPr/>
            </w:rPrChange>
          </w:rPr>
          <w:t xml:space="preserve">trait</w:t>
        </w:r>
      </w:ins>
      <w:ins w:author="Matthew Barbour" w:date="2017-09-07T10:28:55.7726001" w:id="28629921">
        <w:r w:rsidRPr="025B72A1" w:rsidR="26DB3FE4">
          <w:rPr>
            <w:rFonts w:hAnsi="Calibri" w:eastAsia="" w:cs="Arial" w:hAnsiTheme="minorAscii" w:eastAsiaTheme="minorEastAsia" w:cstheme="minorBidi"/>
            <w:lang w:val="en-GB"/>
            <w:rPrChange w:author="Matthew Barbour" w:date="2017-09-07T10:25:53.4163478" w:id="1911147181">
              <w:rPr/>
            </w:rPrChange>
          </w:rPr>
          <w:t xml:space="preserve"> </w:t>
        </w:r>
        <w:r w:rsidRPr="025B72A1" w:rsidR="26DB3FE4">
          <w:rPr>
            <w:rFonts w:hAnsi="Calibri" w:eastAsia="" w:cs="Arial" w:hAnsiTheme="minorAscii" w:eastAsiaTheme="minorEastAsia" w:cstheme="minorBidi"/>
            <w:lang w:val="en-GB"/>
            <w:rPrChange w:author="Matthew Barbour" w:date="2017-09-07T10:25:53.4163478" w:id="1650023027">
              <w:rPr/>
            </w:rPrChange>
          </w:rPr>
          <w:t xml:space="preserve">diversity, </w:t>
        </w:r>
      </w:ins>
    </w:p>
    <w:p w:rsidR="2F14F90D" w:rsidP="2B6ED240" w:rsidRDefault="2F14F90D" w14:paraId="6528305E" w14:textId="52601DAF">
      <w:pPr>
        <w:pStyle w:val="Normal"/>
        <w:jc w:val="both"/>
        <w:rPr>
          <w:rFonts w:hAnsi="Calibri" w:eastAsia="" w:cs="Arial" w:hAnsiTheme="minorAscii" w:eastAsiaTheme="minorEastAsia" w:cstheme="minorBidi"/>
          <w:lang w:val="en-GB"/>
          <w:rPrChange w:author="Matthew Barbour" w:date="2017-09-11T10:02:50.4306625" w:id="1801235643">
            <w:rPr/>
          </w:rPrChange>
        </w:rPr>
        <w:rPr>
          <w:rFonts w:hAnsi="Calibri" w:eastAsia="" w:cs="Arial" w:hAnsiTheme="minorAscii" w:eastAsiaTheme="minorEastAsia" w:cstheme="minorBidi"/>
          <w:lang w:val="en-GB"/>
          <w:rPrChange w:author="Matthew Barbour" w:date="2017-09-07T10:10:47.1560954" w:id="488755253">
            <w:rPr/>
          </w:rPrChange>
        </w:rPr>
        <w:pPrChange w:author="Matthew Barbour" w:date="2017-09-11T10:02:50.4306625" w:id="982986302">
          <w:pPr/>
        </w:pPrChange>
      </w:pPr>
      <w:ins w:author="Matthew Barbour" w:date="2017-09-07T10:24:52.0958901" w:id="1568459896">
        <w:r w:rsidRPr="021022BE" w:rsidR="021022BE">
          <w:rPr>
            <w:rFonts w:ascii="Arial" w:hAnsi="Arial" w:eastAsia="Arial" w:cs="Arial"/>
            <w:lang w:val="en-GB"/>
            <w:rPrChange w:author="Matthew Barbour" w:date="2017-09-07T10:24:52.0958901" w:id="970931390">
              <w:rPr/>
            </w:rPrChange>
          </w:rPr>
          <w:t xml:space="preserve">we randomly </w:t>
        </w:r>
      </w:ins>
      <w:ins w:author="Matthew Barbour" w:date="2017-09-07T10:28:55.7726001" w:id="1215162587">
        <w:r w:rsidRPr="021022BE" w:rsidR="26DB3FE4">
          <w:rPr>
            <w:rFonts w:ascii="Arial" w:hAnsi="Arial" w:eastAsia="Arial" w:cs="Arial"/>
            <w:lang w:val="en-GB"/>
            <w:rPrChange w:author="Matthew Barbour" w:date="2017-09-07T10:24:52.0958901" w:id="1745439689">
              <w:rPr/>
            </w:rPrChange>
          </w:rPr>
          <w:t xml:space="preserve">d</w:t>
        </w:r>
      </w:ins>
      <w:ins w:author="Matthew Barbour" w:date="2017-09-07T10:29:55.7135772" w:id="523423401">
        <w:r w:rsidRPr="021022BE" w:rsidR="7C4212A7">
          <w:rPr>
            <w:rFonts w:ascii="Arial" w:hAnsi="Arial" w:eastAsia="Arial" w:cs="Arial"/>
            <w:lang w:val="en-GB"/>
            <w:rPrChange w:author="Matthew Barbour" w:date="2017-09-07T10:24:52.0958901" w:id="884900990">
              <w:rPr/>
            </w:rPrChange>
          </w:rPr>
          <w:t xml:space="preserve">rew</w:t>
        </w:r>
      </w:ins>
      <w:ins w:author="Matthew Barbour" w:date="2017-09-07T10:24:52.0958901" w:id="1118016861">
        <w:r w:rsidRPr="021022BE" w:rsidR="021022BE">
          <w:rPr>
            <w:rFonts w:ascii="Arial" w:hAnsi="Arial" w:eastAsia="Arial" w:cs="Arial"/>
            <w:lang w:val="en-GB"/>
            <w:rPrChange w:author="Matthew Barbour" w:date="2017-09-07T10:24:52.0958901" w:id="882392520">
              <w:rPr/>
            </w:rPrChange>
          </w:rPr>
          <w:t xml:space="preserve"> </w:t>
        </w:r>
        <w:r w:rsidRPr="021022BE" w:rsidR="021022BE">
          <w:rPr>
            <w:rFonts w:ascii="Arial" w:hAnsi="Arial" w:eastAsia="Arial" w:cs="Arial"/>
            <w:lang w:val="en-GB"/>
            <w:rPrChange w:author="Matthew Barbour" w:date="2017-09-07T10:24:52.0958901" w:id="158257983">
              <w:rPr/>
            </w:rPrChange>
          </w:rPr>
          <w:t xml:space="preserve">20 plant species </w:t>
        </w:r>
      </w:ins>
      <w:ins w:author="Matthew Barbour" w:date="2017-09-07T10:29:55.7135772" w:id="54828491">
        <w:r w:rsidRPr="021022BE" w:rsidR="7C4212A7">
          <w:rPr>
            <w:rFonts w:ascii="Arial" w:hAnsi="Arial" w:eastAsia="Arial" w:cs="Arial"/>
            <w:lang w:val="en-GB"/>
            <w:rPrChange w:author="Matthew Barbour" w:date="2017-09-07T10:24:52.0958901" w:id="196427633">
              <w:rPr/>
            </w:rPrChange>
          </w:rPr>
          <w:t>from</w:t>
        </w:r>
      </w:ins>
      <w:ins w:author="Matthew Barbour" w:date="2017-09-07T10:24:52.0958901" w:id="919874653">
        <w:r w:rsidRPr="021022BE" w:rsidR="021022BE">
          <w:rPr>
            <w:rFonts w:ascii="Arial" w:hAnsi="Arial" w:eastAsia="Arial" w:cs="Arial"/>
            <w:lang w:val="en-GB"/>
            <w:rPrChange w:author="Matthew Barbour" w:date="2017-09-07T10:24:52.0958901" w:id="834492451">
              <w:rPr/>
            </w:rPrChange>
          </w:rPr>
          <w:t xml:space="preserve"> a uniform </w:t>
        </w:r>
        <w:r w:rsidRPr="021022BE" w:rsidR="021022BE">
          <w:rPr>
            <w:rFonts w:ascii="Arial" w:hAnsi="Arial" w:eastAsia="Arial" w:cs="Arial"/>
            <w:lang w:val="en-GB"/>
            <w:rPrChange w:author="Matthew Barbour" w:date="2017-09-07T10:24:52.0958901" w:id="1210166376">
              <w:rPr/>
            </w:rPrChange>
          </w:rPr>
          <w:t>trait</w:t>
        </w:r>
        <w:r w:rsidRPr="021022BE" w:rsidR="021022BE">
          <w:rPr>
            <w:rFonts w:ascii="Arial" w:hAnsi="Arial" w:eastAsia="Arial" w:cs="Arial"/>
            <w:lang w:val="en-GB"/>
            <w:rPrChange w:author="Matthew Barbour" w:date="2017-09-07T10:24:52.0958901" w:id="289474559">
              <w:rPr/>
            </w:rPrChange>
          </w:rPr>
          <w:t xml:space="preserve"> </w:t>
        </w:r>
        <w:r w:rsidRPr="021022BE" w:rsidR="021022BE">
          <w:rPr>
            <w:rFonts w:ascii="Arial" w:hAnsi="Arial" w:eastAsia="Arial" w:cs="Arial"/>
            <w:lang w:val="en-GB"/>
            <w:rPrChange w:author="Matthew Barbour" w:date="2017-09-07T10:24:52.0958901" w:id="868780809">
              <w:rPr/>
            </w:rPrChange>
          </w:rPr>
          <w:t>distribution</w:t>
        </w:r>
        <w:r w:rsidRPr="021022BE" w:rsidR="021022BE">
          <w:rPr>
            <w:rFonts w:ascii="Arial" w:hAnsi="Arial" w:eastAsia="Arial" w:cs="Arial"/>
            <w:lang w:val="en-GB"/>
            <w:rPrChange w:author="Matthew Barbour" w:date="2017-09-07T10:24:52.0958901" w:id="1256843066">
              <w:rPr/>
            </w:rPrChange>
          </w:rPr>
          <w:t>. Our lowest</w:t>
        </w:r>
        <w:r w:rsidRPr="021022BE" w:rsidR="021022BE">
          <w:rPr>
            <w:rFonts w:ascii="Arial" w:hAnsi="Arial" w:eastAsia="Arial" w:cs="Arial"/>
            <w:lang w:val="en-GB"/>
            <w:rPrChange w:author="Matthew Barbour" w:date="2017-09-07T10:24:52.0958901" w:id="798976441">
              <w:rPr/>
            </w:rPrChange>
          </w:rPr>
          <w:t xml:space="preserve"> </w:t>
        </w:r>
        <w:r w:rsidRPr="021022BE" w:rsidR="021022BE">
          <w:rPr>
            <w:rFonts w:ascii="Arial" w:hAnsi="Arial" w:eastAsia="Arial" w:cs="Arial"/>
            <w:lang w:val="en-GB"/>
            <w:rPrChange w:author="Matthew Barbour" w:date="2017-09-07T10:24:52.0958901" w:id="1088558070">
              <w:rPr/>
            </w:rPrChange>
          </w:rPr>
          <w:t>l</w:t>
        </w:r>
        <w:r w:rsidRPr="021022BE" w:rsidR="021022BE">
          <w:rPr>
            <w:rFonts w:ascii="Arial" w:hAnsi="Arial" w:eastAsia="Arial" w:cs="Arial"/>
            <w:lang w:val="en-GB"/>
            <w:rPrChange w:author="Matthew Barbour" w:date="2017-09-07T10:24:52.0958901" w:id="568267722">
              <w:rPr/>
            </w:rPrChange>
          </w:rPr>
          <w:t>e</w:t>
        </w:r>
        <w:r w:rsidRPr="021022BE" w:rsidR="021022BE">
          <w:rPr>
            <w:rFonts w:ascii="Arial" w:hAnsi="Arial" w:eastAsia="Arial" w:cs="Arial"/>
            <w:lang w:val="en-GB"/>
            <w:rPrChange w:author="Matthew Barbour" w:date="2017-09-07T10:24:52.0958901" w:id="140611489">
              <w:rPr/>
            </w:rPrChange>
          </w:rPr>
          <w:t>v</w:t>
        </w:r>
        <w:r w:rsidRPr="021022BE" w:rsidR="021022BE">
          <w:rPr>
            <w:rFonts w:ascii="Arial" w:hAnsi="Arial" w:eastAsia="Arial" w:cs="Arial"/>
            <w:lang w:val="en-GB"/>
            <w:rPrChange w:author="Matthew Barbour" w:date="2017-09-07T10:24:52.0958901" w:id="1471457060">
              <w:rPr/>
            </w:rPrChange>
          </w:rPr>
          <w:t>e</w:t>
        </w:r>
        <w:r w:rsidRPr="021022BE" w:rsidR="021022BE">
          <w:rPr>
            <w:rFonts w:ascii="Arial" w:hAnsi="Arial" w:eastAsia="Arial" w:cs="Arial"/>
            <w:lang w:val="en-GB"/>
            <w:rPrChange w:author="Matthew Barbour" w:date="2017-09-07T10:24:52.0958901" w:id="841181741">
              <w:rPr/>
            </w:rPrChange>
          </w:rPr>
          <w:t>l</w:t>
        </w:r>
        <w:r w:rsidRPr="021022BE" w:rsidR="021022BE">
          <w:rPr>
            <w:rFonts w:ascii="Arial" w:hAnsi="Arial" w:eastAsia="Arial" w:cs="Arial"/>
            <w:lang w:val="en-GB"/>
            <w:rPrChange w:author="Matthew Barbour" w:date="2017-09-07T10:24:52.0958901" w:id="1160500214">
              <w:rPr/>
            </w:rPrChange>
          </w:rPr>
          <w:t xml:space="preserve"> of </w:t>
        </w:r>
      </w:ins>
      <w:ins w:author="Matthew Barbour" w:date="2017-09-09T05:25:00.5006713" w:id="740819651">
        <w:r w:rsidRPr="021022BE" w:rsidR="5546E635">
          <w:rPr>
            <w:rFonts w:ascii="Arial" w:hAnsi="Arial" w:eastAsia="Arial" w:cs="Arial"/>
            <w:lang w:val="en-GB"/>
            <w:rPrChange w:author="Matthew Barbour" w:date="2017-09-07T10:24:52.0958901" w:id="1206708353">
              <w:rPr/>
            </w:rPrChange>
          </w:rPr>
          <w:t>trait</w:t>
        </w:r>
      </w:ins>
      <w:ins w:author="Matthew Barbour" w:date="2017-09-07T10:24:52.0958901" w:id="345131945">
        <w:r w:rsidRPr="021022BE" w:rsidR="021022BE">
          <w:rPr>
            <w:rFonts w:ascii="Arial" w:hAnsi="Arial" w:eastAsia="Arial" w:cs="Arial"/>
            <w:lang w:val="en-GB"/>
            <w:rPrChange w:author="Matthew Barbour" w:date="2017-09-07T10:24:52.0958901" w:id="1285724493">
              <w:rPr/>
            </w:rPrChange>
          </w:rPr>
          <w:t xml:space="preserve"> diversity </w:t>
        </w:r>
      </w:ins>
      <w:ins w:author="Matthew Barbour" w:date="2017-09-08T08:37:36.7738247" w:id="1445404631">
        <w:r w:rsidRPr="021022BE" w:rsidR="7C77A1C1">
          <w:rPr>
            <w:rFonts w:ascii="Arial" w:hAnsi="Arial" w:eastAsia="Arial" w:cs="Arial"/>
            <w:lang w:val="en-GB"/>
            <w:rPrChange w:author="Matthew Barbour" w:date="2017-09-07T10:24:52.0958901" w:id="684303619">
              <w:rPr/>
            </w:rPrChange>
          </w:rPr>
          <w:t xml:space="preserve">sampled plants from a</w:t>
        </w:r>
      </w:ins>
      <w:ins w:author="Matthew Barbour" w:date="2017-09-07T10:24:52.0958901" w:id="300524557">
        <w:r w:rsidRPr="021022BE" w:rsidR="021022BE">
          <w:rPr>
            <w:rFonts w:ascii="Arial" w:hAnsi="Arial" w:eastAsia="Arial" w:cs="Arial"/>
            <w:lang w:val="en-GB"/>
            <w:rPrChange w:author="Matthew Barbour" w:date="2017-09-07T10:24:52.0958901" w:id="2094315538">
              <w:rPr/>
            </w:rPrChange>
          </w:rPr>
          <w:t xml:space="preserve"> </w:t>
        </w:r>
        <w:r w:rsidRPr="021022BE" w:rsidR="021022BE">
          <w:rPr>
            <w:rFonts w:ascii="Arial" w:hAnsi="Arial" w:eastAsia="Arial" w:cs="Arial"/>
            <w:lang w:val="en-GB"/>
            <w:rPrChange w:author="Matthew Barbour" w:date="2017-09-07T10:24:52.0958901" w:id="1957363338">
              <w:rPr/>
            </w:rPrChange>
          </w:rPr>
          <w:t xml:space="preserve">trait </w:t>
        </w:r>
        <w:r w:rsidRPr="021022BE" w:rsidR="021022BE">
          <w:rPr>
            <w:rFonts w:ascii="Arial" w:hAnsi="Arial" w:eastAsia="Arial" w:cs="Arial"/>
            <w:lang w:val="en-GB"/>
            <w:rPrChange w:author="Matthew Barbour" w:date="2017-09-07T10:24:52.0958901" w:id="1492534688">
              <w:rPr/>
            </w:rPrChange>
          </w:rPr>
          <w:t>space</w:t>
        </w:r>
        <w:r w:rsidRPr="021022BE" w:rsidR="021022BE">
          <w:rPr>
            <w:rFonts w:ascii="Arial" w:hAnsi="Arial" w:eastAsia="Arial" w:cs="Arial"/>
            <w:lang w:val="en-GB"/>
            <w:rPrChange w:author="Matthew Barbour" w:date="2017-09-07T10:24:52.0958901" w:id="712654191">
              <w:rPr/>
            </w:rPrChange>
          </w:rPr>
          <w:t xml:space="preserve"> </w:t>
        </w:r>
        <w:r w:rsidRPr="021022BE" w:rsidR="021022BE">
          <w:rPr>
            <w:rFonts w:ascii="Arial" w:hAnsi="Arial" w:eastAsia="Arial" w:cs="Arial"/>
            <w:lang w:val="en-GB"/>
            <w:rPrChange w:author="Matthew Barbour" w:date="2017-09-07T10:24:52.0958901" w:id="1316942050">
              <w:rPr/>
            </w:rPrChange>
          </w:rPr>
          <w:t>ranging</w:t>
        </w:r>
        <w:r w:rsidRPr="021022BE" w:rsidR="021022BE">
          <w:rPr>
            <w:rFonts w:ascii="Arial" w:hAnsi="Arial" w:eastAsia="Arial" w:cs="Arial"/>
            <w:lang w:val="en-GB"/>
            <w:rPrChange w:author="Matthew Barbour" w:date="2017-09-07T10:24:52.0958901" w:id="424786894">
              <w:rPr/>
            </w:rPrChange>
          </w:rPr>
          <w:t xml:space="preserve"> from 0 to 0.1, while our highest level of diversity varied </w:t>
        </w:r>
        <w:r w:rsidRPr="021022BE" w:rsidR="021022BE">
          <w:rPr>
            <w:rFonts w:ascii="Arial" w:hAnsi="Arial" w:eastAsia="Arial" w:cs="Arial"/>
            <w:lang w:val="en-GB"/>
            <w:rPrChange w:author="Matthew Barbour" w:date="2017-09-07T10:24:52.0958901" w:id="34123568">
              <w:rPr/>
            </w:rPrChange>
          </w:rPr>
          <w:t>from</w:t>
        </w:r>
        <w:r w:rsidRPr="021022BE" w:rsidR="021022BE">
          <w:rPr>
            <w:rFonts w:ascii="Arial" w:hAnsi="Arial" w:eastAsia="Arial" w:cs="Arial"/>
            <w:lang w:val="en-GB"/>
            <w:rPrChange w:author="Matthew Barbour" w:date="2017-09-07T10:24:52.0958901" w:id="1274484894">
              <w:rPr/>
            </w:rPrChange>
          </w:rPr>
          <w:t xml:space="preserve"> </w:t>
        </w:r>
        <w:r w:rsidRPr="021022BE" w:rsidR="021022BE">
          <w:rPr>
            <w:rFonts w:ascii="Arial" w:hAnsi="Arial" w:eastAsia="Arial" w:cs="Arial"/>
            <w:lang w:val="en-GB"/>
            <w:rPrChange w:author="Matthew Barbour" w:date="2017-09-07T10:24:52.0958901" w:id="998451835">
              <w:rPr/>
            </w:rPrChange>
          </w:rPr>
          <w:t xml:space="preserve">0 to 1. </w:t>
        </w:r>
        <w:r w:rsidRPr="021022BE" w:rsidR="021022BE">
          <w:rPr>
            <w:rFonts w:ascii="Arial" w:hAnsi="Arial" w:eastAsia="Arial" w:cs="Arial"/>
            <w:lang w:val="en-GB"/>
            <w:rPrChange w:author="Matthew Barbour" w:date="2017-09-07T10:24:52.0958901" w:id="1489137294">
              <w:rPr/>
            </w:rPrChange>
          </w:rPr>
          <w:t xml:space="preserve">Likewise, we randomly drew 20 </w:t>
        </w:r>
        <w:r w:rsidRPr="021022BE" w:rsidR="021022BE">
          <w:rPr>
            <w:rFonts w:ascii="Arial" w:hAnsi="Arial" w:eastAsia="Arial" w:cs="Arial"/>
            <w:lang w:val="en-GB"/>
            <w:rPrChange w:author="Matthew Barbour" w:date="2017-09-07T10:24:52.0958901" w:id="937914042">
              <w:rPr/>
            </w:rPrChange>
          </w:rPr>
          <w:t>animal</w:t>
        </w:r>
        <w:r w:rsidRPr="021022BE" w:rsidR="021022BE">
          <w:rPr>
            <w:rFonts w:ascii="Arial" w:hAnsi="Arial" w:eastAsia="Arial" w:cs="Arial"/>
            <w:lang w:val="en-GB"/>
            <w:rPrChange w:author="Matthew Barbour" w:date="2017-09-07T10:24:52.0958901" w:id="839025334">
              <w:rPr/>
            </w:rPrChange>
          </w:rPr>
          <w:t xml:space="preserve"> species </w:t>
        </w:r>
        <w:r w:rsidRPr="021022BE" w:rsidR="021022BE">
          <w:rPr>
            <w:rFonts w:ascii="Arial" w:hAnsi="Arial" w:eastAsia="Arial" w:cs="Arial"/>
            <w:lang w:val="en-GB"/>
            <w:rPrChange w:author="Matthew Barbour" w:date="2017-09-07T10:24:52.0958901" w:id="194516072">
              <w:rPr/>
            </w:rPrChange>
          </w:rPr>
          <w:t xml:space="preserve">from the same uniform </w:t>
        </w:r>
        <w:r w:rsidRPr="021022BE" w:rsidR="021022BE">
          <w:rPr>
            <w:rFonts w:ascii="Arial" w:hAnsi="Arial" w:eastAsia="Arial" w:cs="Arial"/>
            <w:lang w:val="en-GB"/>
            <w:rPrChange w:author="Matthew Barbour" w:date="2017-09-07T10:24:52.0958901" w:id="1410991721">
              <w:rPr/>
            </w:rPrChange>
          </w:rPr>
          <w:t xml:space="preserve">trait </w:t>
        </w:r>
        <w:r w:rsidRPr="021022BE" w:rsidR="021022BE">
          <w:rPr>
            <w:rFonts w:ascii="Arial" w:hAnsi="Arial" w:eastAsia="Arial" w:cs="Arial"/>
            <w:lang w:val="en-GB"/>
            <w:rPrChange w:author="Matthew Barbour" w:date="2017-09-07T10:24:52.0958901" w:id="1669369413">
              <w:rPr/>
            </w:rPrChange>
          </w:rPr>
          <w:t xml:space="preserve">distribution used for the plants, but </w:t>
        </w:r>
      </w:ins>
      <w:ins w:author="Matthew Barbour" w:date="2017-09-08T08:38:37.1144404" w:id="2117705268">
        <w:r w:rsidRPr="021022BE" w:rsidR="5CD3CDDA">
          <w:rPr>
            <w:rFonts w:ascii="Arial" w:hAnsi="Arial" w:eastAsia="Arial" w:cs="Arial"/>
            <w:lang w:val="en-GB"/>
            <w:rPrChange w:author="Matthew Barbour" w:date="2017-09-07T10:24:52.0958901" w:id="1942278123">
              <w:rPr/>
            </w:rPrChange>
          </w:rPr>
          <w:t xml:space="preserve">we</w:t>
        </w:r>
        <w:r w:rsidRPr="021022BE" w:rsidR="5CD3CDDA">
          <w:rPr>
            <w:rFonts w:ascii="Arial" w:hAnsi="Arial" w:eastAsia="Arial" w:cs="Arial"/>
            <w:lang w:val="en-GB"/>
            <w:rPrChange w:author="Matthew Barbour" w:date="2017-09-07T10:24:52.0958901" w:id="1034871902">
              <w:rPr/>
            </w:rPrChange>
          </w:rPr>
          <w:t xml:space="preserve"> also </w:t>
        </w:r>
      </w:ins>
      <w:ins w:author="Matthew Barbour" w:date="2017-09-07T10:24:52.0958901" w:id="1392245889">
        <w:r w:rsidRPr="021022BE" w:rsidR="021022BE">
          <w:rPr>
            <w:rFonts w:ascii="Arial" w:hAnsi="Arial" w:eastAsia="Arial" w:cs="Arial"/>
            <w:lang w:val="en-GB"/>
            <w:rPrChange w:author="Matthew Barbour" w:date="2017-09-07T10:24:52.0958901" w:id="1756112007">
              <w:rPr/>
            </w:rPrChange>
          </w:rPr>
          <w:t xml:space="preserve">varied </w:t>
        </w:r>
        <w:r w:rsidRPr="021022BE" w:rsidR="021022BE">
          <w:rPr>
            <w:rFonts w:ascii="Arial" w:hAnsi="Arial" w:eastAsia="Arial" w:cs="Arial"/>
            <w:lang w:val="en-GB"/>
            <w:rPrChange w:author="Matthew Barbour" w:date="2017-09-07T10:24:52.0958901" w:id="1513627812">
              <w:rPr/>
            </w:rPrChange>
          </w:rPr>
          <w:t>the proportion of specialists</w:t>
        </w:r>
        <w:r w:rsidRPr="021022BE" w:rsidR="021022BE">
          <w:rPr>
            <w:rFonts w:ascii="Arial" w:hAnsi="Arial" w:eastAsia="Arial" w:cs="Arial"/>
            <w:lang w:val="en-GB"/>
            <w:rPrChange w:author="Matthew Barbour" w:date="2017-09-07T10:24:52.0958901" w:id="111620585">
              <w:rPr/>
            </w:rPrChange>
          </w:rPr>
          <w:t xml:space="preserve"> </w:t>
        </w:r>
        <w:r w:rsidRPr="021022BE" w:rsidR="021022BE">
          <w:rPr>
            <w:rFonts w:ascii="Arial" w:hAnsi="Arial" w:eastAsia="Arial" w:cs="Arial"/>
            <w:lang w:val="en-GB"/>
            <w:rPrChange w:author="Matthew Barbour" w:date="2017-09-07T10:24:52.0958901" w:id="877181445">
              <w:rPr/>
            </w:rPrChange>
          </w:rPr>
          <w:t>that comprised the community</w:t>
        </w:r>
        <w:r w:rsidRPr="021022BE" w:rsidR="021022BE">
          <w:rPr>
            <w:rFonts w:ascii="Arial" w:hAnsi="Arial" w:eastAsia="Arial" w:cs="Arial"/>
            <w:lang w:val="en-GB"/>
            <w:rPrChange w:author="Matthew Barbour" w:date="2017-09-07T10:24:52.0958901" w:id="1123313170">
              <w:rPr/>
            </w:rPrChange>
          </w:rPr>
          <w:t xml:space="preserve"> (0 to 100%)</w:t>
        </w:r>
        <w:r w:rsidRPr="021022BE" w:rsidR="021022BE">
          <w:rPr>
            <w:rFonts w:ascii="Arial" w:hAnsi="Arial" w:eastAsia="Arial" w:cs="Arial"/>
            <w:lang w:val="en-GB"/>
            <w:rPrChange w:author="Matthew Barbour" w:date="2017-09-07T10:24:52.0958901" w:id="2037348026">
              <w:rPr/>
            </w:rPrChange>
          </w:rPr>
          <w:t xml:space="preserve">. </w:t>
        </w:r>
        <w:r w:rsidRPr="021022BE" w:rsidR="021022BE">
          <w:rPr>
            <w:rFonts w:ascii="Arial" w:hAnsi="Arial" w:eastAsia="Arial" w:cs="Arial"/>
            <w:lang w:val="en-GB"/>
            <w:rPrChange w:author="Matthew Barbour" w:date="2017-09-07T10:24:52.0958901" w:id="1838549979">
              <w:rPr/>
            </w:rPrChange>
          </w:rPr>
          <w:t>We</w:t>
        </w:r>
        <w:r w:rsidRPr="021022BE" w:rsidR="021022BE">
          <w:rPr>
            <w:rFonts w:ascii="Arial" w:hAnsi="Arial" w:eastAsia="Arial" w:cs="Arial"/>
            <w:lang w:val="en-GB"/>
            <w:rPrChange w:author="Matthew Barbour" w:date="2017-09-07T10:24:52.0958901" w:id="308705191">
              <w:rPr/>
            </w:rPrChange>
          </w:rPr>
          <w:t xml:space="preserve"> a</w:t>
        </w:r>
        <w:r w:rsidRPr="021022BE" w:rsidR="021022BE">
          <w:rPr>
            <w:rFonts w:ascii="Arial" w:hAnsi="Arial" w:eastAsia="Arial" w:cs="Arial"/>
            <w:lang w:val="en-GB"/>
            <w:rPrChange w:author="Matthew Barbour" w:date="2017-09-07T10:24:52.0958901" w:id="810957318">
              <w:rPr/>
            </w:rPrChange>
          </w:rPr>
          <w:t xml:space="preserve">rbitrarily </w:t>
        </w:r>
        <w:r w:rsidRPr="021022BE" w:rsidR="021022BE">
          <w:rPr>
            <w:rFonts w:ascii="Arial" w:hAnsi="Arial" w:eastAsia="Arial" w:cs="Arial"/>
            <w:lang w:val="en-GB"/>
            <w:rPrChange w:author="Matthew Barbour" w:date="2017-09-07T10:24:52.0958901" w:id="1555912900">
              <w:rPr/>
            </w:rPrChange>
          </w:rPr>
          <w:t>a</w:t>
        </w:r>
        <w:r w:rsidRPr="021022BE" w:rsidR="021022BE">
          <w:rPr>
            <w:rFonts w:ascii="Arial" w:hAnsi="Arial" w:eastAsia="Arial" w:cs="Arial"/>
            <w:lang w:val="en-GB"/>
            <w:rPrChange w:author="Matthew Barbour" w:date="2017-09-07T10:24:52.0958901" w:id="1415365938">
              <w:rPr/>
            </w:rPrChange>
          </w:rPr>
          <w:t xml:space="preserve">ssumed that specialist </w:t>
        </w:r>
        <w:r w:rsidRPr="021022BE" w:rsidR="021022BE">
          <w:rPr>
            <w:rFonts w:ascii="Arial" w:hAnsi="Arial" w:eastAsia="Arial" w:cs="Arial"/>
            <w:lang w:val="en-GB"/>
            <w:rPrChange w:author="Matthew Barbour" w:date="2017-09-07T10:24:52.0958901" w:id="118220945">
              <w:rPr/>
            </w:rPrChange>
          </w:rPr>
          <w:t>animals</w:t>
        </w:r>
        <w:r w:rsidRPr="021022BE" w:rsidR="021022BE">
          <w:rPr>
            <w:rFonts w:ascii="Arial" w:hAnsi="Arial" w:eastAsia="Arial" w:cs="Arial"/>
            <w:lang w:val="en-GB"/>
            <w:rPrChange w:author="Matthew Barbour" w:date="2017-09-07T10:24:52.0958901" w:id="37405459">
              <w:rPr/>
            </w:rPrChange>
          </w:rPr>
          <w:t xml:space="preserve"> had a niche </w:t>
        </w:r>
      </w:ins>
      <w:ins w:author="Matthew Barbour" w:date="2017-09-07T10:32:59.4934052" w:id="1189427624">
        <w:r w:rsidRPr="021022BE" w:rsidR="646E6AD8">
          <w:rPr>
            <w:rFonts w:ascii="Arial" w:hAnsi="Arial" w:eastAsia="Arial" w:cs="Arial"/>
            <w:lang w:val="en-GB"/>
            <w:rPrChange w:author="Matthew Barbour" w:date="2017-09-07T10:24:52.0958901" w:id="416670356">
              <w:rPr/>
            </w:rPrChange>
          </w:rPr>
          <w:t xml:space="preserve">wi</w:t>
        </w:r>
      </w:ins>
      <w:ins w:author="Matthew Barbour" w:date="2017-09-07T10:24:52.0958901" w:id="206208722">
        <w:r w:rsidRPr="021022BE" w:rsidR="021022BE">
          <w:rPr>
            <w:rFonts w:ascii="Arial" w:hAnsi="Arial" w:eastAsia="Arial" w:cs="Arial"/>
            <w:lang w:val="en-GB"/>
            <w:rPrChange w:author="Matthew Barbour" w:date="2017-09-07T10:24:52.0958901" w:id="1341824295">
              <w:rPr/>
            </w:rPrChange>
          </w:rPr>
          <w:t xml:space="preserve">dth of 0.05, while generalists had a niche breath of 0.5</w:t>
        </w:r>
      </w:ins>
      <w:ins w:author="Matthew Barbour" w:date="2017-09-08T08:39:37.4456746" w:id="968870154">
        <w:r w:rsidRPr="021022BE" w:rsidR="4F416D3A">
          <w:rPr>
            <w:rFonts w:ascii="Arial" w:hAnsi="Arial" w:eastAsia="Arial" w:cs="Arial"/>
            <w:lang w:val="en-GB"/>
            <w:rPrChange w:author="Matthew Barbour" w:date="2017-09-07T10:24:52.0958901" w:id="790705448">
              <w:rPr/>
            </w:rPrChange>
          </w:rPr>
          <w:t xml:space="preserve"> for all the simulations</w:t>
        </w:r>
      </w:ins>
      <w:ins w:author="Matthew Barbour" w:date="2017-09-07T10:24:52.0958901" w:id="1520161360">
        <w:r w:rsidRPr="021022BE" w:rsidR="021022BE">
          <w:rPr>
            <w:rFonts w:ascii="Arial" w:hAnsi="Arial" w:eastAsia="Arial" w:cs="Arial"/>
            <w:lang w:val="en-GB"/>
            <w:rPrChange w:author="Matthew Barbour" w:date="2017-09-07T10:24:52.0958901" w:id="1723189499">
              <w:rPr/>
            </w:rPrChange>
          </w:rPr>
          <w:t>.</w:t>
        </w:r>
        <w:r w:rsidRPr="021022BE" w:rsidR="021022BE">
          <w:rPr>
            <w:rFonts w:ascii="Arial" w:hAnsi="Arial" w:eastAsia="Arial" w:cs="Arial"/>
            <w:lang w:val="en-GB"/>
            <w:rPrChange w:author="Matthew Barbour" w:date="2017-09-07T10:24:52.0958901" w:id="1064551623">
              <w:rPr/>
            </w:rPrChange>
          </w:rPr>
          <w:t xml:space="preserve"> We</w:t>
        </w:r>
        <w:r w:rsidRPr="021022BE" w:rsidR="021022BE">
          <w:rPr>
            <w:rFonts w:ascii="Arial" w:hAnsi="Arial" w:eastAsia="Arial" w:cs="Arial"/>
            <w:lang w:val="en-GB"/>
            <w:rPrChange w:author="Matthew Barbour" w:date="2017-09-07T10:24:52.0958901" w:id="723814716">
              <w:rPr/>
            </w:rPrChange>
          </w:rPr>
          <w:t xml:space="preserve"> </w:t>
        </w:r>
        <w:r w:rsidRPr="021022BE" w:rsidR="021022BE">
          <w:rPr>
            <w:rFonts w:ascii="Arial" w:hAnsi="Arial" w:eastAsia="Arial" w:cs="Arial"/>
            <w:lang w:val="en-GB"/>
            <w:rPrChange w:author="Matthew Barbour" w:date="2017-09-07T10:24:52.0958901" w:id="207976981">
              <w:rPr/>
            </w:rPrChange>
          </w:rPr>
          <w:t>determined pairwise interactions</w:t>
        </w:r>
        <w:r w:rsidRPr="021022BE" w:rsidR="021022BE">
          <w:rPr>
            <w:rFonts w:ascii="Arial" w:hAnsi="Arial" w:eastAsia="Arial" w:cs="Arial"/>
            <w:lang w:val="en-GB"/>
            <w:rPrChange w:author="Matthew Barbour" w:date="2017-09-07T10:24:52.0958901" w:id="1126301555">
              <w:rPr/>
            </w:rPrChange>
          </w:rPr>
          <w:t xml:space="preserve"> </w:t>
        </w:r>
        <w:r w:rsidRPr="021022BE" w:rsidR="021022BE">
          <w:rPr>
            <w:rFonts w:ascii="Arial" w:hAnsi="Arial" w:eastAsia="Arial" w:cs="Arial"/>
            <w:lang w:val="en-GB"/>
            <w:rPrChange w:author="Matthew Barbour" w:date="2017-09-07T10:24:52.0958901" w:id="1478170208">
              <w:rPr/>
            </w:rPrChange>
          </w:rPr>
          <w:t>i</w:t>
        </w:r>
        <w:r w:rsidRPr="021022BE" w:rsidR="021022BE">
          <w:rPr>
            <w:rFonts w:ascii="Arial" w:hAnsi="Arial" w:eastAsia="Arial" w:cs="Arial"/>
            <w:lang w:val="en-GB"/>
            <w:rPrChange w:author="Matthew Barbour" w:date="2017-09-07T10:24:52.0958901" w:id="1626642663">
              <w:rPr/>
            </w:rPrChange>
          </w:rPr>
          <w:t xml:space="preserve">f </w:t>
        </w:r>
        <w:r w:rsidRPr="021022BE" w:rsidR="021022BE">
          <w:rPr>
            <w:rFonts w:ascii="Arial" w:hAnsi="Arial" w:eastAsia="Arial" w:cs="Arial"/>
            <w:lang w:val="en-GB"/>
            <w:rPrChange w:author="Matthew Barbour" w:date="2017-09-07T10:24:52.0958901" w:id="1021595335">
              <w:rPr/>
            </w:rPrChange>
          </w:rPr>
          <w:t xml:space="preserve">an </w:t>
        </w:r>
        <w:proofErr w:type="spellStart"/>
        <w:proofErr w:type="spellStart"/>
        <w:proofErr w:type="spellStart"/>
        <w:proofErr w:type="spellStart"/>
        <w:proofErr w:type="spellStart"/>
        <w:r w:rsidRPr="021022BE" w:rsidR="021022BE">
          <w:rPr>
            <w:rFonts w:ascii="Arial" w:hAnsi="Arial" w:eastAsia="Arial" w:cs="Arial"/>
            <w:lang w:val="en-GB"/>
            <w:rPrChange w:author="Matthew Barbour" w:date="2017-09-07T10:24:52.0958901" w:id="751597000">
              <w:rPr/>
            </w:rPrChange>
          </w:rPr>
          <w:t>animal</w:t>
        </w:r>
        <w:r w:rsidRPr="021022BE" w:rsidR="021022BE">
          <w:rPr>
            <w:rFonts w:ascii="Arial" w:hAnsi="Arial" w:eastAsia="Arial" w:cs="Arial"/>
            <w:lang w:val="en-GB"/>
            <w:rPrChange w:author="Matthew Barbour" w:date="2017-09-07T10:24:52.0958901" w:id="22962424">
              <w:rPr/>
            </w:rPrChange>
          </w:rPr>
          <w:t>'s</w:t>
        </w:r>
        <w:proofErr w:type="spellEnd"/>
        <w:proofErr w:type="spellEnd"/>
        <w:proofErr w:type="spellEnd"/>
        <w:proofErr w:type="spellEnd"/>
        <w:proofErr w:type="spellEnd"/>
        <w:r w:rsidRPr="021022BE" w:rsidR="021022BE">
          <w:rPr>
            <w:rFonts w:ascii="Arial" w:hAnsi="Arial" w:eastAsia="Arial" w:cs="Arial"/>
            <w:lang w:val="en-GB"/>
            <w:rPrChange w:author="Matthew Barbour" w:date="2017-09-07T10:24:52.0958901" w:id="9923259">
              <w:rPr/>
            </w:rPrChange>
          </w:rPr>
          <w:t xml:space="preserve"> niche </w:t>
        </w:r>
      </w:ins>
      <w:ins w:author="Matthew Barbour" w:date="2017-09-07T10:31:59.1881471" w:id="866269301">
        <w:r w:rsidRPr="021022BE" w:rsidR="66CFDD31">
          <w:rPr>
            <w:rFonts w:ascii="Arial" w:hAnsi="Arial" w:eastAsia="Arial" w:cs="Arial"/>
            <w:lang w:val="en-GB"/>
            <w:rPrChange w:author="Matthew Barbour" w:date="2017-09-07T10:24:52.0958901" w:id="263436213">
              <w:rPr/>
            </w:rPrChange>
          </w:rPr>
          <w:t xml:space="preserve">wid</w:t>
        </w:r>
      </w:ins>
      <w:ins w:author="Matthew Barbour" w:date="2017-09-07T10:32:59.4934052" w:id="483263055">
        <w:r w:rsidRPr="021022BE" w:rsidR="646E6AD8">
          <w:rPr>
            <w:rFonts w:ascii="Arial" w:hAnsi="Arial" w:eastAsia="Arial" w:cs="Arial"/>
            <w:lang w:val="en-GB"/>
            <w:rPrChange w:author="Matthew Barbour" w:date="2017-09-07T10:24:52.0958901" w:id="1624792762">
              <w:rPr/>
            </w:rPrChange>
          </w:rPr>
          <w:t xml:space="preserve">th </w:t>
        </w:r>
      </w:ins>
      <w:ins w:author="Matthew Barbour" w:date="2017-09-07T10:24:52.0958901" w:id="896172247">
        <w:r w:rsidRPr="021022BE" w:rsidR="021022BE">
          <w:rPr>
            <w:rFonts w:ascii="Arial" w:hAnsi="Arial" w:eastAsia="Arial" w:cs="Arial"/>
            <w:lang w:val="en-GB"/>
            <w:rPrChange w:author="Matthew Barbour" w:date="2017-09-07T10:24:52.0958901" w:id="1045043875">
              <w:rPr/>
            </w:rPrChange>
          </w:rPr>
          <w:t xml:space="preserve">overlapped with the plant's position in functional trait space</w:t>
        </w:r>
        <w:r w:rsidRPr="021022BE" w:rsidR="021022BE">
          <w:rPr>
            <w:rFonts w:ascii="Arial" w:hAnsi="Arial" w:eastAsia="Arial" w:cs="Arial"/>
            <w:lang w:val="en-GB"/>
            <w:rPrChange w:author="Matthew Barbour" w:date="2017-09-07T10:24:52.0958901" w:id="2092648016">
              <w:rPr/>
            </w:rPrChange>
          </w:rPr>
          <w:t xml:space="preserve">. We then calculated </w:t>
        </w:r>
        <w:r w:rsidRPr="021022BE" w:rsidR="021022BE">
          <w:rPr>
            <w:rFonts w:ascii="Arial" w:hAnsi="Arial" w:eastAsia="Arial" w:cs="Arial"/>
            <w:lang w:val="en-GB"/>
            <w:rPrChange w:author="Matthew Barbour" w:date="2017-09-07T10:24:52.0958901" w:id="84418887">
              <w:rPr/>
            </w:rPrChange>
          </w:rPr>
          <w:t>t</w:t>
        </w:r>
        <w:r w:rsidRPr="021022BE" w:rsidR="021022BE">
          <w:rPr>
            <w:rFonts w:ascii="Arial" w:hAnsi="Arial" w:eastAsia="Arial" w:cs="Arial"/>
            <w:lang w:val="en-GB"/>
            <w:rPrChange w:author="Matthew Barbour" w:date="2017-09-07T10:24:52.0958901" w:id="251517846">
              <w:rPr/>
            </w:rPrChange>
          </w:rPr>
          <w:t>h</w:t>
        </w:r>
        <w:r w:rsidRPr="021022BE" w:rsidR="021022BE">
          <w:rPr>
            <w:rFonts w:ascii="Arial" w:hAnsi="Arial" w:eastAsia="Arial" w:cs="Arial"/>
            <w:lang w:val="en-GB"/>
            <w:rPrChange w:author="Matthew Barbour" w:date="2017-09-07T10:24:52.0958901" w:id="59639353">
              <w:rPr/>
            </w:rPrChange>
          </w:rPr>
          <w:t xml:space="preserve">e </w:t>
        </w:r>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r w:rsidRPr="021022BE" w:rsidR="021022BE">
          <w:rPr>
            <w:rFonts w:ascii="Arial" w:hAnsi="Arial" w:eastAsia="Arial" w:cs="Arial"/>
            <w:lang w:val="en-GB"/>
            <w:rPrChange w:author="Matthew Barbour" w:date="2017-09-07T10:24:52.0958901" w:id="124134415">
              <w:rPr/>
            </w:rPrChange>
          </w:rPr>
          <w:t>nestedness</w:t>
        </w:r>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r w:rsidRPr="021022BE" w:rsidR="021022BE">
          <w:rPr>
            <w:rFonts w:ascii="Arial" w:hAnsi="Arial" w:eastAsia="Arial" w:cs="Arial"/>
            <w:lang w:val="en-GB"/>
            <w:rPrChange w:author="Matthew Barbour" w:date="2017-09-07T10:24:52.0958901" w:id="1996051081">
              <w:rPr/>
            </w:rPrChange>
          </w:rPr>
          <w:t xml:space="preserve"> (NODF, </w:t>
        </w:r>
      </w:ins>
      <w:ins w:author="Matthew Barbour" w:date="2017-09-07T10:38:07.8742871" w:id="1806796958">
        <w:r w:rsidRPr="021022BE" w:rsidR="75EFB758">
          <w:rPr>
            <w:rFonts w:ascii="Arial" w:hAnsi="Arial" w:eastAsia="Arial" w:cs="Arial"/>
            <w:lang w:val="en-GB"/>
            <w:rPrChange w:author="Matthew Barbour" w:date="2017-09-07T10:24:52.0958901" w:id="1069426386">
              <w:rPr/>
            </w:rPrChange>
          </w:rPr>
          <w:t xml:space="preserve">Almeida-Neto et al. 2008</w:t>
        </w:r>
      </w:ins>
      <w:ins w:author="Matthew Barbour" w:date="2017-09-07T10:24:52.0958901" w:id="2063259909">
        <w:proofErr w:type="gramStart"/>
        <w:proofErr w:type="gramStart"/>
        <w:proofErr w:type="gramStart"/>
        <w:proofErr w:type="gramStart"/>
        <w:proofErr w:type="gramStart"/>
        <w:proofErr w:type="gramStart"/>
        <w:proofErr w:type="gramStart"/>
      </w:ins>
      <w:ins w:author="Matthew Barbour" w:date="2017-09-07T10:24:52.0958901" w:id="909631713">
        <w:r w:rsidRPr="021022BE" w:rsidR="021022BE">
          <w:rPr>
            <w:rFonts w:ascii="Arial" w:hAnsi="Arial" w:eastAsia="Arial" w:cs="Arial"/>
            <w:lang w:val="en-GB"/>
            <w:rPrChange w:author="Matthew Barbour" w:date="2017-09-07T10:24:52.0958901" w:id="1983524263">
              <w:rPr/>
            </w:rPrChange>
          </w:rPr>
          <w:t>)</w:t>
        </w:r>
        <w:proofErr w:type="gramEnd"/>
        <w:proofErr w:type="gramEnd"/>
        <w:proofErr w:type="gramEnd"/>
        <w:proofErr w:type="gramEnd"/>
        <w:proofErr w:type="gramEnd"/>
        <w:proofErr w:type="gramEnd"/>
        <w:proofErr w:type="gramEnd"/>
        <w:r w:rsidRPr="021022BE" w:rsidR="021022BE">
          <w:rPr>
            <w:rFonts w:ascii="Arial" w:hAnsi="Arial" w:eastAsia="Arial" w:cs="Arial"/>
            <w:lang w:val="en-GB"/>
            <w:rPrChange w:author="Matthew Barbour" w:date="2017-09-07T10:24:52.0958901" w:id="1072285446">
              <w:rPr/>
            </w:rPrChange>
          </w:rPr>
          <w:t xml:space="preserve"> and modularity (</w:t>
        </w:r>
      </w:ins>
      <w:ins w:author="Matthew Barbour" w:date="2017-09-07T10:39:08.338864" w:id="374039843">
        <w:r w:rsidRPr="021022BE" w:rsidR="11D229A6">
          <w:rPr>
            <w:rFonts w:ascii="Arial" w:hAnsi="Arial" w:eastAsia="Arial" w:cs="Arial"/>
            <w:lang w:val="en-GB"/>
            <w:rPrChange w:author="Matthew Barbour" w:date="2017-09-07T10:24:52.0958901" w:id="813114513">
              <w:rPr/>
            </w:rPrChange>
          </w:rPr>
          <w:t xml:space="preserve">Q</w:t>
        </w:r>
        <w:r w:rsidRPr="11D229A6" w:rsidR="11D229A6">
          <w:rPr>
            <w:rFonts w:ascii="Arial" w:hAnsi="Arial" w:eastAsia="Arial" w:cs="Arial"/>
            <w:vertAlign w:val="subscript"/>
            <w:lang w:val="en-GB"/>
            <w:rPrChange w:author="Matthew Barbour" w:date="2017-09-07T10:39:08.338864" w:id="1703488696">
              <w:rPr/>
            </w:rPrChange>
          </w:rPr>
          <w:t xml:space="preserve">B</w:t>
        </w:r>
        <w:r w:rsidRPr="021022BE" w:rsidR="11D229A6">
          <w:rPr>
            <w:rFonts w:ascii="Arial" w:hAnsi="Arial" w:eastAsia="Arial" w:cs="Arial"/>
            <w:lang w:val="en-GB"/>
            <w:rPrChange w:author="Matthew Barbour" w:date="2017-09-07T10:24:52.0958901" w:id="204961002">
              <w:rPr/>
            </w:rPrChange>
          </w:rPr>
          <w:t xml:space="preserve">, </w:t>
        </w:r>
      </w:ins>
      <w:ins w:author="Matthew Barbour" w:date="2017-09-07T10:34:47.8488481" w:id="1361546931">
        <w:r w:rsidRPr="021022BE" w:rsidR="79296815">
          <w:rPr>
            <w:rFonts w:ascii="Arial" w:hAnsi="Arial" w:eastAsia="Arial" w:cs="Arial"/>
            <w:lang w:val="en-GB"/>
            <w:rPrChange w:author="Matthew Barbour" w:date="2017-09-07T10:24:52.0958901" w:id="1192009218">
              <w:rPr/>
            </w:rPrChange>
          </w:rPr>
          <w:t xml:space="preserve">Be</w:t>
        </w:r>
      </w:ins>
      <w:ins w:author="Matthew Barbour" w:date="2017-09-07T10:35:48.8870613" w:id="1439541">
        <w:r w:rsidRPr="021022BE" w:rsidR="49A22A68">
          <w:rPr>
            <w:rFonts w:ascii="Arial" w:hAnsi="Arial" w:eastAsia="Arial" w:cs="Arial"/>
            <w:lang w:val="en-GB"/>
            <w:rPrChange w:author="Matthew Barbour" w:date="2017-09-07T10:24:52.0958901" w:id="1868512729">
              <w:rPr/>
            </w:rPrChange>
          </w:rPr>
          <w:t xml:space="preserve">ckett 2016</w:t>
        </w:r>
      </w:ins>
      <w:ins w:author="Matthew Barbour" w:date="2017-09-07T10:24:52.0958901" w:id="689516037">
        <w:proofErr w:type="spellStart"/>
        <w:proofErr w:type="spellStart"/>
        <w:proofErr w:type="spellStart"/>
        <w:proofErr w:type="spellStart"/>
        <w:proofErr w:type="spellStart"/>
      </w:ins>
      <w:ins w:author="Matthew Barbour" w:date="2017-09-07T10:24:52.0958901" w:id="113374566">
        <w:proofErr w:type="spellEnd"/>
        <w:proofErr w:type="spellEnd"/>
        <w:proofErr w:type="spellEnd"/>
        <w:proofErr w:type="spellEnd"/>
        <w:proofErr w:type="spellEnd"/>
        <w:r w:rsidRPr="021022BE" w:rsidR="021022BE">
          <w:rPr>
            <w:rFonts w:ascii="Arial" w:hAnsi="Arial" w:eastAsia="Arial" w:cs="Arial"/>
            <w:lang w:val="en-GB"/>
            <w:rPrChange w:author="Matthew Barbour" w:date="2017-09-07T10:24:52.0958901" w:id="29755475">
              <w:rPr/>
            </w:rPrChange>
          </w:rPr>
          <w:t>)</w:t>
        </w:r>
        <w:r w:rsidRPr="021022BE" w:rsidR="021022BE">
          <w:rPr>
            <w:rFonts w:ascii="Arial" w:hAnsi="Arial" w:eastAsia="Arial" w:cs="Arial"/>
            <w:lang w:val="en-GB"/>
            <w:rPrChange w:author="Matthew Barbour" w:date="2017-09-07T10:24:52.0958901" w:id="798962273">
              <w:rPr/>
            </w:rPrChange>
          </w:rPr>
          <w:t xml:space="preserve"> </w:t>
        </w:r>
      </w:ins>
      <w:ins w:author="Matthew Barbour" w:date="2017-09-08T14:17:12.0427893" w:id="1234552641">
        <w:r w:rsidRPr="021022BE" w:rsidR="5B585A29">
          <w:rPr>
            <w:rFonts w:ascii="Arial" w:hAnsi="Arial" w:eastAsia="Arial" w:cs="Arial"/>
            <w:lang w:val="en-GB"/>
            <w:rPrChange w:author="Matthew Barbour" w:date="2017-09-07T10:24:52.0958901" w:id="1062326994">
              <w:rPr/>
            </w:rPrChange>
          </w:rPr>
          <w:t xml:space="preserve">of</w:t>
        </w:r>
      </w:ins>
      <w:ins w:author="Matthew Barbour" w:date="2017-09-07T10:24:52.0958901" w:id="1074694914">
        <w:r w:rsidRPr="021022BE" w:rsidR="021022BE">
          <w:rPr>
            <w:rFonts w:ascii="Arial" w:hAnsi="Arial" w:eastAsia="Arial" w:cs="Arial"/>
            <w:lang w:val="en-GB"/>
            <w:rPrChange w:author="Matthew Barbour" w:date="2017-09-07T10:24:52.0958901" w:id="2018518929">
              <w:rPr/>
            </w:rPrChange>
          </w:rPr>
          <w:t xml:space="preserve"> </w:t>
        </w:r>
        <w:r w:rsidRPr="021022BE" w:rsidR="021022BE">
          <w:rPr>
            <w:rFonts w:ascii="Arial" w:hAnsi="Arial" w:eastAsia="Arial" w:cs="Arial"/>
            <w:lang w:val="en-GB"/>
            <w:rPrChange w:author="Matthew Barbour" w:date="2017-09-07T10:24:52.0958901" w:id="1535468367">
              <w:rPr/>
            </w:rPrChange>
          </w:rPr>
          <w:t>each plant-</w:t>
        </w:r>
        <w:r w:rsidRPr="021022BE" w:rsidR="021022BE">
          <w:rPr>
            <w:rFonts w:ascii="Arial" w:hAnsi="Arial" w:eastAsia="Arial" w:cs="Arial"/>
            <w:lang w:val="en-GB"/>
            <w:rPrChange w:author="Matthew Barbour" w:date="2017-09-07T10:24:52.0958901" w:id="53686168">
              <w:rPr/>
            </w:rPrChange>
          </w:rPr>
          <w:t>animal</w:t>
        </w:r>
        <w:r w:rsidRPr="021022BE" w:rsidR="021022BE">
          <w:rPr>
            <w:rFonts w:ascii="Arial" w:hAnsi="Arial" w:eastAsia="Arial" w:cs="Arial"/>
            <w:lang w:val="en-GB"/>
            <w:rPrChange w:author="Matthew Barbour" w:date="2017-09-07T10:24:52.0958901" w:id="1202123557">
              <w:rPr/>
            </w:rPrChange>
          </w:rPr>
          <w:t xml:space="preserve"> network.</w:t>
        </w:r>
        <w:r w:rsidRPr="021022BE" w:rsidR="021022BE">
          <w:rPr>
            <w:rFonts w:ascii="Arial" w:hAnsi="Arial" w:eastAsia="Arial" w:cs="Arial"/>
            <w:lang w:val="en-GB"/>
            <w:rPrChange w:author="Matthew Barbour" w:date="2017-09-07T10:24:52.0958901" w:id="28990904">
              <w:rPr/>
            </w:rPrChange>
          </w:rPr>
          <w:t xml:space="preserve"> </w:t>
        </w:r>
        <w:r w:rsidRPr="021022BE" w:rsidR="021022BE">
          <w:rPr>
            <w:rFonts w:ascii="Arial" w:hAnsi="Arial" w:eastAsia="Arial" w:cs="Arial"/>
            <w:lang w:val="en-GB"/>
            <w:rPrChange w:author="Matthew Barbour" w:date="2017-09-07T10:24:52.0958901" w:id="864139423">
              <w:rPr/>
            </w:rPrChange>
          </w:rPr>
          <w:t xml:space="preserve">The code used to </w:t>
        </w:r>
      </w:ins>
      <w:ins w:author="Matthew Barbour" w:date="2017-09-07T10:39:08.338864" w:id="73595907">
        <w:r w:rsidRPr="021022BE" w:rsidR="11D229A6">
          <w:rPr>
            <w:rFonts w:ascii="Arial" w:hAnsi="Arial" w:eastAsia="Arial" w:cs="Arial"/>
            <w:lang w:val="en-GB"/>
            <w:rPrChange w:author="Matthew Barbour" w:date="2017-09-07T10:24:52.0958901" w:id="834786275">
              <w:rPr/>
            </w:rPrChange>
          </w:rPr>
          <w:t>simulate</w:t>
        </w:r>
      </w:ins>
      <w:ins w:author="Matthew Barbour" w:date="2017-09-07T10:24:52.0958901" w:id="1054813194">
        <w:r w:rsidRPr="021022BE" w:rsidR="021022BE">
          <w:rPr>
            <w:rFonts w:ascii="Arial" w:hAnsi="Arial" w:eastAsia="Arial" w:cs="Arial"/>
            <w:lang w:val="en-GB"/>
            <w:rPrChange w:author="Matthew Barbour" w:date="2017-09-07T10:24:52.0958901" w:id="594275615">
              <w:rPr/>
            </w:rPrChange>
          </w:rPr>
          <w:t xml:space="preserve"> this model and reproduce the fig</w:t>
        </w:r>
        <w:r w:rsidRPr="021022BE" w:rsidR="021022BE">
          <w:rPr>
            <w:rFonts w:ascii="Arial" w:hAnsi="Arial" w:eastAsia="Arial" w:cs="Arial"/>
            <w:lang w:val="en-GB"/>
            <w:rPrChange w:author="Matthew Barbour" w:date="2017-09-07T10:24:52.0958901" w:id="1865352218">
              <w:rPr/>
            </w:rPrChange>
          </w:rPr>
          <w:t>u</w:t>
        </w:r>
        <w:r w:rsidRPr="021022BE" w:rsidR="021022BE">
          <w:rPr>
            <w:rFonts w:ascii="Arial" w:hAnsi="Arial" w:eastAsia="Arial" w:cs="Arial"/>
            <w:lang w:val="en-GB"/>
            <w:rPrChange w:author="Matthew Barbour" w:date="2017-09-07T10:24:52.0958901" w:id="851795023">
              <w:rPr/>
            </w:rPrChange>
          </w:rPr>
          <w:t>r</w:t>
        </w:r>
        <w:r w:rsidRPr="021022BE" w:rsidR="021022BE">
          <w:rPr>
            <w:rFonts w:ascii="Arial" w:hAnsi="Arial" w:eastAsia="Arial" w:cs="Arial"/>
            <w:lang w:val="en-GB"/>
            <w:rPrChange w:author="Matthew Barbour" w:date="2017-09-07T10:24:52.0958901" w:id="395751035">
              <w:rPr/>
            </w:rPrChange>
          </w:rPr>
          <w:t>e</w:t>
        </w:r>
        <w:r w:rsidRPr="021022BE" w:rsidR="021022BE">
          <w:rPr>
            <w:rFonts w:ascii="Arial" w:hAnsi="Arial" w:eastAsia="Arial" w:cs="Arial"/>
            <w:lang w:val="en-GB"/>
            <w:rPrChange w:author="Matthew Barbour" w:date="2017-09-07T10:24:52.0958901" w:id="538402638">
              <w:rPr/>
            </w:rPrChange>
          </w:rPr>
          <w:t>s</w:t>
        </w:r>
        <w:r w:rsidRPr="021022BE" w:rsidR="021022BE">
          <w:rPr>
            <w:rFonts w:ascii="Arial" w:hAnsi="Arial" w:eastAsia="Arial" w:cs="Arial"/>
            <w:lang w:val="en-GB"/>
            <w:rPrChange w:author="Matthew Barbour" w:date="2017-09-07T10:24:52.0958901" w:id="541997400">
              <w:rPr/>
            </w:rPrChange>
          </w:rPr>
          <w:t xml:space="preserve"> </w:t>
        </w:r>
        <w:r w:rsidRPr="021022BE" w:rsidR="021022BE">
          <w:rPr>
            <w:rFonts w:ascii="Arial" w:hAnsi="Arial" w:eastAsia="Arial" w:cs="Arial"/>
            <w:lang w:val="en-GB"/>
            <w:rPrChange w:author="Matthew Barbour" w:date="2017-09-07T10:24:52.0958901" w:id="1374313743">
              <w:rPr/>
            </w:rPrChange>
          </w:rPr>
          <w:t>i</w:t>
        </w:r>
        <w:r w:rsidRPr="021022BE" w:rsidR="021022BE">
          <w:rPr>
            <w:rFonts w:ascii="Arial" w:hAnsi="Arial" w:eastAsia="Arial" w:cs="Arial"/>
            <w:lang w:val="en-GB"/>
            <w:rPrChange w:author="Matthew Barbour" w:date="2017-09-07T10:24:52.0958901" w:id="2069432390">
              <w:rPr/>
            </w:rPrChange>
          </w:rPr>
          <w:t>s</w:t>
        </w:r>
        <w:r w:rsidRPr="021022BE" w:rsidR="021022BE">
          <w:rPr>
            <w:rFonts w:ascii="Arial" w:hAnsi="Arial" w:eastAsia="Arial" w:cs="Arial"/>
            <w:lang w:val="en-GB"/>
            <w:rPrChange w:author="Matthew Barbour" w:date="2017-09-07T10:24:52.0958901" w:id="1741236198">
              <w:rPr/>
            </w:rPrChange>
          </w:rPr>
          <w:t xml:space="preserve"> </w:t>
        </w:r>
        <w:proofErr w:type="spellStart"/>
        <w:proofErr w:type="spellStart"/>
        <w:proofErr w:type="spellStart"/>
        <w:proofErr w:type="spellStart"/>
        <w:proofErr w:type="spellStart"/>
        <w:proofErr w:type="spellStart"/>
        <w:proofErr w:type="spellStart"/>
        <w:proofErr w:type="spellStart"/>
        <w:proofErr w:type="spellStart"/>
        <w:proofErr w:type="spellStart"/>
        <w:r w:rsidRPr="021022BE" w:rsidR="021022BE">
          <w:rPr>
            <w:rFonts w:ascii="Arial" w:hAnsi="Arial" w:eastAsia="Arial" w:cs="Arial"/>
            <w:lang w:val="en-GB"/>
            <w:rPrChange w:author="Matthew Barbour" w:date="2017-09-07T10:24:52.0958901" w:id="209194325">
              <w:rPr/>
            </w:rPrChange>
          </w:rPr>
          <w:t>public</w:t>
        </w:r>
      </w:ins>
      <w:ins w:author="Matthew Barbour" w:date="2017-09-07T10:47:11.705015" w:id="773839858">
        <w:r w:rsidRPr="021022BE" w:rsidR="021022BE">
          <w:rPr>
            <w:rFonts w:ascii="Arial" w:hAnsi="Arial" w:eastAsia="Arial" w:cs="Arial"/>
            <w:lang w:val="en-GB"/>
            <w:rPrChange w:author="Matthew Barbour" w:date="2017-09-07T10:24:52.0958901" w:id="390784503">
              <w:rPr/>
            </w:rPrChange>
          </w:rPr>
          <w:t>ly</w:t>
        </w:r>
      </w:ins>
      <w:ins w:author="Matthew Barbour" w:date="2017-09-07T10:24:52.0958901" w:id="233539473">
        <w:proofErr w:type="spellEnd"/>
        <w:proofErr w:type="spellEnd"/>
        <w:proofErr w:type="spellEnd"/>
        <w:proofErr w:type="spellEnd"/>
        <w:proofErr w:type="spellEnd"/>
        <w:proofErr w:type="spellEnd"/>
        <w:proofErr w:type="spellEnd"/>
        <w:proofErr w:type="spellEnd"/>
        <w:proofErr w:type="spellEnd"/>
        <w:proofErr w:type="spellEnd"/>
        <w:r w:rsidRPr="021022BE" w:rsidR="021022BE">
          <w:rPr>
            <w:rFonts w:ascii="Arial" w:hAnsi="Arial" w:eastAsia="Arial" w:cs="Arial"/>
            <w:lang w:val="en-GB"/>
            <w:rPrChange w:author="Matthew Barbour" w:date="2017-09-07T10:24:52.0958901" w:id="1457792499">
              <w:rPr/>
            </w:rPrChange>
          </w:rPr>
          <w:t xml:space="preserve"> available at </w:t>
        </w:r>
        <w:r w:rsidRPr="021022BE" w:rsidR="021022BE">
          <w:rPr>
            <w:rFonts w:ascii="Arial" w:hAnsi="Arial" w:eastAsia="Arial" w:cs="Arial"/>
            <w:noProof w:val="0"/>
            <w:sz w:val="22"/>
            <w:szCs w:val="22"/>
            <w:lang w:val="en-GB"/>
            <w:rPrChange w:author="Matthew Barbour" w:date="2017-09-07T10:24:52.0958901" w:id="1066507913">
              <w:rPr/>
            </w:rPrChange>
          </w:rPr>
          <w:t>https://github.com/mabarbour/network_assembly.</w:t>
        </w:r>
      </w:ins>
    </w:p>
    <w:p w:rsidR="6193EA2A" w:rsidP="6193EA2A" w:rsidRDefault="6193EA2A" w14:paraId="334EE13F" w14:textId="67E8A1C5">
      <w:pPr>
        <w:pStyle w:val="Normal"/>
        <w:jc w:val="both"/>
        <w:rPr>
          <w:rFonts w:ascii="Arial" w:hAnsi="Arial" w:eastAsia="Arial" w:cs="Arial"/>
          <w:noProof w:val="0"/>
          <w:sz w:val="22"/>
          <w:szCs w:val="22"/>
          <w:lang w:val="en-GB"/>
          <w:rPrChange w:author="Matthew Barbour" w:date="2017-09-08T14:38:09.838857" w:id="1469226380">
            <w:rPr/>
          </w:rPrChange>
        </w:rPr>
        <w:pPrChange w:author="Matthew Barbour" w:date="2017-09-08T14:38:09.838857" w:id="669924626">
          <w:pPr/>
        </w:pPrChange>
      </w:pPr>
    </w:p>
    <w:tbl>
      <w:tblPr>
        <w:tblStyle w:val="TableGrid"/>
        <w:tblW w:w="0" w:type="auto"/>
        <w:tblLook w:val="04A0" w:firstRow="1" w:lastRow="0" w:firstColumn="1" w:lastColumn="0" w:noHBand="0" w:noVBand="1"/>
      </w:tblPr>
      <w:tblGrid>
        <w:gridCol w:w="9288"/>
      </w:tblGrid>
      <w:tr w:rsidR="6193EA2A" w:rsidTr="5D810CA9" w14:paraId="5C16FAE5">
        <w:trPr>
          <w:ins w:author="Matthew Barbour" w:date="2017-09-08T14:38:09.838857" w:id="1511613803"/>
        </w:trPr>
        <w:tc>
          <w:tcPr>
            <w:tcW w:w="9288" w:type="dxa"/>
            <w:tcMar/>
          </w:tcPr>
          <w:p w:rsidR="6193EA2A" w:rsidP="5D810CA9" w:rsidRDefault="6193EA2A" w14:paraId="6ADEE4CF" w14:textId="0CC90178">
            <w:pPr>
              <w:jc w:val="center"/>
              <w:rPr>
                <w:rFonts w:hAnsi="Calibri" w:eastAsia="" w:cs="Arial" w:hAnsiTheme="minorAscii" w:eastAsiaTheme="minorEastAsia" w:cstheme="minorBidi"/>
                <w:lang w:val="en-GB"/>
                <w:rPrChange w:author="Matthew Barbour" w:date="2017-09-11T10:47:36.1006348" w:id="384246680">
                  <w:rPr/>
                </w:rPrChange>
              </w:rPr>
              <w:pPrChange w:author="Matthew Barbour" w:date="2017-09-11T10:47:36.1006348" w:id="1457152239">
                <w:pPr/>
              </w:pPrChange>
            </w:pPr>
            <w:ins w:author="Matthew Barbour" w:date="2017-09-11T10:46:35.2660863" w:id="1948317850">
              <w:r>
                <w:drawing>
                  <wp:inline wp14:editId="05686E38" wp14:anchorId="1E36B6FD">
                    <wp:extent cx="5549900" cy="4162425"/>
                    <wp:effectExtent l="0" t="0" r="0" b="0"/>
                    <wp:docPr id="211445799" name="picture" title=""/>
                    <wp:cNvGraphicFramePr>
                      <a:graphicFrameLocks noChangeAspect="1"/>
                    </wp:cNvGraphicFramePr>
                    <a:graphic>
                      <a:graphicData uri="http://schemas.openxmlformats.org/drawingml/2006/picture">
                        <pic:pic>
                          <pic:nvPicPr>
                            <pic:cNvPr id="0" name="picture"/>
                            <pic:cNvPicPr/>
                          </pic:nvPicPr>
                          <pic:blipFill>
                            <a:blip r:embed="Rc03ec698cfa847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49900" cy="4162425"/>
                            </a:xfrm>
                            <a:prstGeom prst="rect">
                              <a:avLst/>
                            </a:prstGeom>
                          </pic:spPr>
                        </pic:pic>
                      </a:graphicData>
                    </a:graphic>
                  </wp:inline>
                </w:drawing>
              </w:r>
            </w:ins>
          </w:p>
        </w:tc>
      </w:tr>
      <w:tr w:rsidR="6193EA2A" w:rsidTr="5D810CA9" w14:paraId="6855123C">
        <w:trPr>
          <w:ins w:author="Matthew Barbour" w:date="2017-09-08T14:38:09.838857" w:id="1105276924"/>
        </w:trPr>
        <w:tc>
          <w:tcPr>
            <w:tcW w:w="9288" w:type="dxa"/>
            <w:tcMar/>
          </w:tcPr>
          <w:p w:rsidR="6193EA2A" w:rsidP="369E2525" w:rsidRDefault="6193EA2A" w14:paraId="48D0AD6E" w14:textId="33CC96D3">
            <w:pPr>
              <w:jc w:val="both"/>
              <w:rPr>
                <w:rFonts w:hAnsi="Calibri" w:eastAsia="" w:cs="Arial" w:hAnsiTheme="minorAscii" w:eastAsiaTheme="minorEastAsia" w:cstheme="minorBidi"/>
                <w:lang w:val="en-GB"/>
                <w:rPrChange w:author="Matthew Barbour" w:date="2017-09-11T10:39:50.5128599" w:id="291626746">
                  <w:rPr/>
                </w:rPrChange>
              </w:rPr>
              <w:pPrChange w:author="Matthew Barbour" w:date="2017-09-11T10:39:50.5128599" w:id="692551266">
                <w:pPr/>
              </w:pPrChange>
            </w:pPr>
            <w:ins w:author="Matthew Barbour" w:date="2017-09-08T14:38:09.838857" w:id="523649568">
              <w:r w:rsidRPr="6193EA2A" w:rsidR="6193EA2A">
                <w:rPr>
                  <w:rFonts w:hAnsi="Calibri" w:eastAsia="" w:cs="Arial" w:hAnsiTheme="minorAscii" w:eastAsiaTheme="minorEastAsia" w:cstheme="minorBidi"/>
                  <w:b w:val="1"/>
                  <w:bCs w:val="1"/>
                  <w:sz w:val="18"/>
                  <w:szCs w:val="18"/>
                  <w:lang w:val="en-GB"/>
                  <w:rPrChange w:author="Matthew Barbour" w:date="2017-09-08T14:38:09.838857" w:id="1267088785">
                    <w:rPr/>
                  </w:rPrChange>
                </w:rPr>
                <w:t xml:space="preserve">Figure </w:t>
              </w:r>
              <w:r w:rsidRPr="6193EA2A" w:rsidR="6193EA2A">
                <w:rPr>
                  <w:rFonts w:hAnsi="Calibri" w:eastAsia="" w:cs="Arial" w:hAnsiTheme="minorAscii" w:eastAsiaTheme="minorEastAsia" w:cstheme="minorBidi"/>
                  <w:b w:val="1"/>
                  <w:bCs w:val="1"/>
                  <w:sz w:val="18"/>
                  <w:szCs w:val="18"/>
                  <w:lang w:val="en-GB"/>
                  <w:rPrChange w:author="Matthew Barbour" w:date="2017-09-08T14:38:09.838857" w:id="801332503">
                    <w:rPr/>
                  </w:rPrChange>
                </w:rPr>
                <w:t>1</w:t>
              </w:r>
              <w:r w:rsidRPr="6193EA2A" w:rsidR="6193EA2A">
                <w:rPr>
                  <w:rFonts w:hAnsi="Calibri" w:eastAsia="" w:cs="Arial" w:hAnsiTheme="minorAscii" w:eastAsiaTheme="minorEastAsia" w:cstheme="minorBidi"/>
                  <w:b w:val="1"/>
                  <w:bCs w:val="1"/>
                  <w:sz w:val="18"/>
                  <w:szCs w:val="18"/>
                  <w:lang w:val="en-GB"/>
                  <w:rPrChange w:author="Matthew Barbour" w:date="2017-09-08T14:38:09.838857" w:id="1398538660">
                    <w:rPr/>
                  </w:rPrChange>
                </w:rPr>
                <w:t xml:space="preserve"> | </w:t>
              </w:r>
              <w:r w:rsidRPr="6193EA2A" w:rsidR="6193EA2A">
                <w:rPr>
                  <w:rFonts w:hAnsi="Calibri" w:eastAsia="" w:cs="Arial" w:hAnsiTheme="minorAscii" w:eastAsiaTheme="minorEastAsia" w:cstheme="minorBidi"/>
                  <w:b w:val="1"/>
                  <w:bCs w:val="1"/>
                  <w:sz w:val="18"/>
                  <w:szCs w:val="18"/>
                  <w:lang w:val="en-GB"/>
                  <w:rPrChange w:author="Matthew Barbour" w:date="2017-09-08T14:38:09.838857" w:id="1871268709">
                    <w:rPr/>
                  </w:rPrChange>
                </w:rPr>
                <w:t xml:space="preserve">Example of network assembly in our heuristic model. </w:t>
              </w:r>
            </w:ins>
            <w:ins w:author="Matthew Barbour" w:date="2017-09-11T10:36:48.163009" w:id="660524875">
              <w:r w:rsidRPr="319715E2" w:rsidR="319715E2">
                <w:rPr>
                  <w:rFonts w:hAnsi="Calibri" w:eastAsia="" w:cs="Arial" w:hAnsiTheme="minorAscii" w:eastAsiaTheme="minorEastAsia" w:cstheme="minorBidi"/>
                  <w:b w:val="0"/>
                  <w:bCs w:val="0"/>
                  <w:sz w:val="18"/>
                  <w:szCs w:val="18"/>
                  <w:lang w:val="en-GB"/>
                  <w:rPrChange w:author="Matthew Barbour" w:date="2017-09-11T10:36:48.163009" w:id="62280344">
                    <w:rPr/>
                  </w:rPrChange>
                </w:rPr>
                <w:t xml:space="preserve">For network (A), p</w:t>
              </w:r>
              <w:r w:rsidRPr="319715E2" w:rsidR="319715E2">
                <w:rPr>
                  <w:rFonts w:hAnsi="Calibri" w:eastAsia="" w:cs="Arial" w:hAnsiTheme="minorAscii" w:eastAsiaTheme="minorEastAsia" w:cstheme="minorBidi"/>
                  <w:b w:val="0"/>
                  <w:bCs w:val="0"/>
                  <w:sz w:val="18"/>
                  <w:szCs w:val="18"/>
                  <w:lang w:val="en-GB"/>
                  <w:rPrChange w:author="Matthew Barbour" w:date="2017-09-11T10:36:48.163009" w:id="1588624010">
                    <w:rPr/>
                  </w:rPrChange>
                </w:rPr>
                <w:t xml:space="preserve">lant functional diversity = 0</w:t>
              </w:r>
              <w:r w:rsidRPr="319715E2" w:rsidR="319715E2">
                <w:rPr>
                  <w:rFonts w:hAnsi="Calibri" w:eastAsia="" w:cs="Arial" w:hAnsiTheme="minorAscii" w:eastAsiaTheme="minorEastAsia" w:cstheme="minorBidi"/>
                  <w:b w:val="0"/>
                  <w:bCs w:val="0"/>
                  <w:sz w:val="18"/>
                  <w:szCs w:val="18"/>
                  <w:lang w:val="en-GB"/>
                  <w:rPrChange w:author="Matthew Barbour" w:date="2017-09-11T10:36:48.163009" w:id="681153001">
                    <w:rPr/>
                  </w:rPrChange>
                </w:rPr>
                <w:t xml:space="preserve">.5</w:t>
              </w:r>
              <w:r w:rsidRPr="319715E2" w:rsidR="319715E2">
                <w:rPr>
                  <w:rFonts w:hAnsi="Calibri" w:eastAsia="" w:cs="Arial" w:hAnsiTheme="minorAscii" w:eastAsiaTheme="minorEastAsia" w:cstheme="minorBidi"/>
                  <w:b w:val="0"/>
                  <w:bCs w:val="0"/>
                  <w:sz w:val="18"/>
                  <w:szCs w:val="18"/>
                  <w:lang w:val="en-GB"/>
                  <w:rPrChange w:author="Matthew Barbour" w:date="2017-09-11T10:36:48.163009" w:id="145446510">
                    <w:rPr/>
                  </w:rPrChange>
                </w:rPr>
                <w:t xml:space="preserve"> and proportion of </w:t>
              </w:r>
              <w:r w:rsidRPr="319715E2" w:rsidR="319715E2">
                <w:rPr>
                  <w:rFonts w:hAnsi="Calibri" w:eastAsia="" w:cs="Arial" w:hAnsiTheme="minorAscii" w:eastAsiaTheme="minorEastAsia" w:cstheme="minorBidi"/>
                  <w:b w:val="0"/>
                  <w:bCs w:val="0"/>
                  <w:sz w:val="18"/>
                  <w:szCs w:val="18"/>
                  <w:lang w:val="en-GB"/>
                  <w:rPrChange w:author="Matthew Barbour" w:date="2017-09-11T10:36:48.163009" w:id="377578402">
                    <w:rPr/>
                  </w:rPrChange>
                </w:rPr>
                <w:t xml:space="preserve">specialist</w:t>
              </w:r>
              <w:r w:rsidRPr="319715E2" w:rsidR="319715E2">
                <w:rPr>
                  <w:rFonts w:hAnsi="Calibri" w:eastAsia="" w:cs="Arial" w:hAnsiTheme="minorAscii" w:eastAsiaTheme="minorEastAsia" w:cstheme="minorBidi"/>
                  <w:b w:val="0"/>
                  <w:bCs w:val="0"/>
                  <w:sz w:val="18"/>
                  <w:szCs w:val="18"/>
                  <w:lang w:val="en-GB"/>
                  <w:rPrChange w:author="Matthew Barbour" w:date="2017-09-11T10:36:48.163009" w:id="80534966">
                    <w:rPr/>
                  </w:rPrChange>
                </w:rPr>
                <w:t xml:space="preserve"> animals = 0.25. For network (B),</w:t>
              </w:r>
            </w:ins>
            <w:ins w:author="Matthew Barbour" w:date="2017-09-11T10:37:48.9865626" w:id="1969823066">
              <w:r w:rsidRPr="319715E2" w:rsidR="7E4D1079">
                <w:rPr>
                  <w:rFonts w:hAnsi="Calibri" w:eastAsia="" w:cs="Arial" w:hAnsiTheme="minorAscii" w:eastAsiaTheme="minorEastAsia" w:cstheme="minorBidi"/>
                  <w:b w:val="0"/>
                  <w:bCs w:val="0"/>
                  <w:sz w:val="18"/>
                  <w:szCs w:val="18"/>
                  <w:lang w:val="en-GB"/>
                  <w:rPrChange w:author="Matthew Barbour" w:date="2017-09-11T10:36:48.163009" w:id="2088125064">
                    <w:rPr/>
                  </w:rPrChange>
                </w:rPr>
                <w:t xml:space="preserve"> plant functional diversity = 1.0, and </w:t>
              </w:r>
              <w:proofErr w:type="spellStart"/>
              <w:r w:rsidRPr="319715E2" w:rsidR="7E4D1079">
                <w:rPr>
                  <w:rFonts w:hAnsi="Calibri" w:eastAsia="" w:cs="Arial" w:hAnsiTheme="minorAscii" w:eastAsiaTheme="minorEastAsia" w:cstheme="minorBidi"/>
                  <w:b w:val="0"/>
                  <w:bCs w:val="0"/>
                  <w:sz w:val="18"/>
                  <w:szCs w:val="18"/>
                  <w:lang w:val="en-GB"/>
                  <w:rPrChange w:author="Matthew Barbour" w:date="2017-09-11T10:36:48.163009" w:id="1298559028">
                    <w:rPr/>
                  </w:rPrChange>
                </w:rPr>
                <w:t xml:space="preserve">proprotion</w:t>
              </w:r>
              <w:proofErr w:type="spellEnd"/>
              <w:r w:rsidRPr="319715E2" w:rsidR="7E4D1079">
                <w:rPr>
                  <w:rFonts w:hAnsi="Calibri" w:eastAsia="" w:cs="Arial" w:hAnsiTheme="minorAscii" w:eastAsiaTheme="minorEastAsia" w:cstheme="minorBidi"/>
                  <w:b w:val="0"/>
                  <w:bCs w:val="0"/>
                  <w:sz w:val="18"/>
                  <w:szCs w:val="18"/>
                  <w:lang w:val="en-GB"/>
                  <w:rPrChange w:author="Matthew Barbour" w:date="2017-09-11T10:36:48.163009" w:id="803478078">
                    <w:rPr/>
                  </w:rPrChange>
                </w:rPr>
                <w:t xml:space="preserve"> of specialist animals = 0.75. We used 20</w:t>
              </w:r>
            </w:ins>
            <w:ins w:author="Matthew Barbour" w:date="2017-09-11T10:39:50.5128599" w:id="124990571">
              <w:r w:rsidRPr="319715E2" w:rsidR="2091415F">
                <w:rPr>
                  <w:rFonts w:hAnsi="Calibri" w:eastAsia="" w:cs="Arial" w:hAnsiTheme="minorAscii" w:eastAsiaTheme="minorEastAsia" w:cstheme="minorBidi"/>
                  <w:b w:val="0"/>
                  <w:bCs w:val="0"/>
                  <w:sz w:val="18"/>
                  <w:szCs w:val="18"/>
                  <w:lang w:val="en-GB"/>
                  <w:rPrChange w:author="Matthew Barbour" w:date="2017-09-11T10:36:48.163009" w:id="1848605061">
                    <w:rPr/>
                  </w:rPrChange>
                </w:rPr>
                <w:t xml:space="preserve"> species each of plants and animals for the actual simulations, but only show four species each </w:t>
              </w:r>
              <w:r w:rsidRPr="319715E2" w:rsidR="369E2525">
                <w:rPr>
                  <w:rFonts w:hAnsi="Calibri" w:eastAsia="" w:cs="Arial" w:hAnsiTheme="minorAscii" w:eastAsiaTheme="minorEastAsia" w:cstheme="minorBidi"/>
                  <w:b w:val="0"/>
                  <w:bCs w:val="0"/>
                  <w:sz w:val="18"/>
                  <w:szCs w:val="18"/>
                  <w:lang w:val="en-GB"/>
                  <w:rPrChange w:author="Matthew Barbour" w:date="2017-09-11T10:36:48.163009" w:id="859110097">
                    <w:rPr/>
                  </w:rPrChange>
                </w:rPr>
                <w:t xml:space="preserve">here to make clear how we assembled plant-animal networks.</w:t>
              </w:r>
              <w:r w:rsidRPr="319715E2" w:rsidR="369E2525">
                <w:rPr>
                  <w:rFonts w:hAnsi="Calibri" w:eastAsia="" w:cs="Arial" w:hAnsiTheme="minorAscii" w:eastAsiaTheme="minorEastAsia" w:cstheme="minorBidi"/>
                  <w:b w:val="0"/>
                  <w:bCs w:val="0"/>
                  <w:sz w:val="18"/>
                  <w:szCs w:val="18"/>
                  <w:lang w:val="en-GB"/>
                  <w:rPrChange w:author="Matthew Barbour" w:date="2017-09-11T10:36:48.163009" w:id="11217904">
                    <w:rPr/>
                  </w:rPrChange>
                </w:rPr>
                <w:t xml:space="preserve"> </w:t>
              </w:r>
            </w:ins>
            <w:ins w:author="Matthew Barbour" w:date="2017-09-08T14:38:09.838857" w:id="1152431650">
              <w:r w:rsidRPr="6193EA2A" w:rsidR="6193EA2A">
                <w:rPr>
                  <w:rFonts w:hAnsi="Calibri" w:eastAsia="" w:cs="Arial" w:hAnsiTheme="minorAscii" w:eastAsiaTheme="minorEastAsia" w:cstheme="minorBidi"/>
                  <w:sz w:val="18"/>
                  <w:szCs w:val="18"/>
                  <w:lang w:val="en-GB"/>
                  <w:rPrChange w:author="Matthew Barbour" w:date="2017-09-08T14:38:09.838857" w:id="374445621">
                    <w:rPr/>
                  </w:rPrChange>
                </w:rPr>
                <w:t xml:space="preserve"> </w:t>
              </w:r>
            </w:ins>
          </w:p>
        </w:tc>
      </w:tr>
    </w:tbl>
    <w:p w:rsidR="6193EA2A" w:rsidP="6193EA2A" w:rsidRDefault="6193EA2A" w14:paraId="5A47A6BA" w14:textId="1DCAD858">
      <w:pPr>
        <w:pStyle w:val="Normal"/>
        <w:jc w:val="both"/>
        <w:rPr>
          <w:rFonts w:ascii="Arial" w:hAnsi="Arial" w:eastAsia="Arial" w:cs="Arial"/>
          <w:noProof w:val="0"/>
          <w:sz w:val="22"/>
          <w:szCs w:val="22"/>
          <w:lang w:val="en-GB"/>
          <w:rPrChange w:author="Matthew Barbour" w:date="2017-09-08T14:38:09.838857" w:id="1067756068">
            <w:rPr/>
          </w:rPrChange>
        </w:rPr>
        <w:pPrChange w:author="Matthew Barbour" w:date="2017-09-08T14:38:09.838857" w:id="1228403194">
          <w:pPr/>
        </w:pPrChange>
      </w:pPr>
    </w:p>
    <w:p w:rsidR="0707B9CC" w:rsidDel="021022BE" w:rsidP="460ADE39" w:rsidRDefault="0707B9CC" w14:paraId="05B79BC9" w14:textId="1C788E11">
      <w:pPr>
        <w:pStyle w:val="Normal"/>
        <w:rPr>
          <w:del w:author="Matthew Barbour" w:date="2017-09-07T10:24:52.0958901" w:id="2019633927"/>
          <w:rFonts w:ascii="Arial" w:hAnsi="Arial" w:eastAsia="Arial" w:cs="Arial"/>
          <w:lang w:val="en-GB"/>
          <w:rPrChange w:author="Matthew Barbour" w:date="2017-09-07T10:14:48.9644389" w:id="1644478068">
            <w:rPr/>
          </w:rPrChange>
        </w:rPr>
        <w:pPrChange w:author="Matthew Barbour" w:date="2017-09-07T10:14:48.9644389" w:id="924822343">
          <w:pPr/>
        </w:pPrChange>
      </w:pPr>
    </w:p>
    <w:p w:rsidR="021022BE" w:rsidDel="7A82F6BC" w:rsidP="021022BE" w:rsidRDefault="021022BE" w14:paraId="455A7330" w14:textId="1407729B">
      <w:pPr>
        <w:pStyle w:val="Normal"/>
        <w:jc w:val="both"/>
        <w:rPr>
          <w:del w:author="Matthew Barbour" w:date="2017-09-07T10:40:08.9555678" w:id="74915856"/>
          <w:rFonts w:ascii="Arial" w:hAnsi="Arial" w:eastAsia="Arial" w:cs="Arial"/>
          <w:lang w:val="en-GB"/>
          <w:rPrChange w:author="Matthew Barbour" w:date="2017-09-07T10:24:52.0958901" w:id="10967086">
            <w:rPr/>
          </w:rPrChange>
        </w:rPr>
        <w:pPrChange w:author="Matthew Barbour" w:date="2017-09-07T10:24:52.0958901" w:id="1458755026">
          <w:pPr/>
        </w:pPrChange>
      </w:pPr>
    </w:p>
    <w:p w:rsidR="021022BE" w:rsidDel="5DEDE5E4" w:rsidP="3F9C5950" w:rsidRDefault="021022BE" w14:paraId="7EDDA533" w14:textId="6314EEE1">
      <w:pPr>
        <w:pStyle w:val="Normal"/>
        <w:jc w:val="both"/>
        <w:rPr>
          <w:del w:author="Matthew Barbour" w:date="2017-09-08T13:47:49.2630568" w:id="1603395485"/>
          <w:rFonts w:ascii="Arial" w:hAnsi="Arial" w:eastAsia="Arial" w:cs="Arial"/>
          <w:lang w:val="en-GB"/>
          <w:rPrChange w:author="Matthew Barbour" w:date="2017-09-08T13:25:37.8452035" w:id="1243259556">
            <w:rPr/>
          </w:rPrChange>
        </w:rPr>
        <w:pPrChange w:author="Matthew Barbour" w:date="2017-09-08T13:25:37.8452035" w:id="2137311674">
          <w:pPr/>
        </w:pPrChange>
      </w:pPr>
      <w:ins w:author="Matthew Barbour" w:date="2017-09-08T13:15:32.3778289" w:id="1129681778">
        <w:r w:rsidRPr="0707B9CC" w:rsidR="45675D7E">
          <w:rPr>
            <w:rFonts w:ascii="Arial" w:hAnsi="Arial" w:eastAsia="Arial" w:cs="Arial"/>
            <w:lang w:val="en-GB"/>
            <w:rPrChange w:author="Matthew Barbour" w:date="2017-09-07T10:11:47.9542964" w:id="301924581">
              <w:rPr/>
            </w:rPrChange>
          </w:rPr>
          <w:t xml:space="preserve">Our model predicts </w:t>
        </w:r>
      </w:ins>
      <w:ins w:author="Matthew Barbour" w:date="2017-09-08T13:10:29.3469412" w:id="1418698134">
        <w:r w:rsidRPr="0707B9CC" w:rsidR="66723457">
          <w:rPr>
            <w:rFonts w:ascii="Arial" w:hAnsi="Arial" w:eastAsia="Arial" w:cs="Arial"/>
            <w:lang w:val="en-GB"/>
            <w:rPrChange w:author="Matthew Barbour" w:date="2017-09-07T10:11:47.9542964" w:id="2136006341">
              <w:rPr/>
            </w:rPrChange>
          </w:rPr>
          <w:t xml:space="preserve">that increasing plant functional diversity </w:t>
        </w:r>
      </w:ins>
      <w:ins w:author="Matthew Barbour" w:date="2017-09-08T13:15:32.3778289" w:id="266795896">
        <w:r w:rsidRPr="0707B9CC" w:rsidR="45675D7E">
          <w:rPr>
            <w:rFonts w:ascii="Arial" w:hAnsi="Arial" w:eastAsia="Arial" w:cs="Arial"/>
            <w:lang w:val="en-GB"/>
            <w:rPrChange w:author="Matthew Barbour" w:date="2017-09-07T10:11:47.9542964" w:id="1437373305">
              <w:rPr/>
            </w:rPrChange>
          </w:rPr>
          <w:t xml:space="preserve">will </w:t>
        </w:r>
      </w:ins>
      <w:ins w:author="Matthew Barbour" w:date="2017-09-08T13:11:30.0659787" w:id="1470915634">
        <w:r w:rsidRPr="0707B9CC" w:rsidR="0E828BFC">
          <w:rPr>
            <w:rFonts w:ascii="Arial" w:hAnsi="Arial" w:eastAsia="Arial" w:cs="Arial"/>
            <w:lang w:val="en-GB"/>
            <w:rPrChange w:author="Matthew Barbour" w:date="2017-09-07T10:11:47.9542964" w:id="312622667">
              <w:rPr/>
            </w:rPrChange>
          </w:rPr>
          <w:t xml:space="preserve">reduce</w:t>
        </w:r>
        <w:r w:rsidRPr="0707B9CC" w:rsidR="0E828BFC">
          <w:rPr>
            <w:rFonts w:ascii="Arial" w:hAnsi="Arial" w:eastAsia="Arial" w:cs="Arial"/>
            <w:lang w:val="en-GB"/>
            <w:rPrChange w:author="Matthew Barbour" w:date="2017-09-07T10:11:47.9542964" w:id="476148300">
              <w:rPr/>
            </w:rPrChange>
          </w:rPr>
          <w:t xml:space="preserve"> the </w:t>
        </w:r>
        <w:r w:rsidRPr="0707B9CC" w:rsidR="0E828BFC">
          <w:rPr>
            <w:rFonts w:ascii="Arial" w:hAnsi="Arial" w:eastAsia="Arial" w:cs="Arial"/>
            <w:lang w:val="en-GB"/>
            <w:rPrChange w:author="Matthew Barbour" w:date="2017-09-07T10:11:47.9542964" w:id="1164720038">
              <w:rPr/>
            </w:rPrChange>
          </w:rPr>
          <w:t xml:space="preserve">nested</w:t>
        </w:r>
      </w:ins>
      <w:ins w:author="Matthew Barbour" w:date="2017-09-08T14:31:06.2911574" w:id="1587064085">
        <w:r w:rsidRPr="0707B9CC" w:rsidR="72699F15">
          <w:rPr>
            <w:rFonts w:ascii="Arial" w:hAnsi="Arial" w:eastAsia="Arial" w:cs="Arial"/>
            <w:lang w:val="en-GB"/>
            <w:rPrChange w:author="Matthew Barbour" w:date="2017-09-07T10:11:47.9542964" w:id="1586094602">
              <w:rPr/>
            </w:rPrChange>
          </w:rPr>
          <w:t xml:space="preserve"> </w:t>
        </w:r>
        <w:r w:rsidRPr="0707B9CC" w:rsidR="72699F15">
          <w:rPr>
            <w:rFonts w:ascii="Arial" w:hAnsi="Arial" w:eastAsia="Arial" w:cs="Arial"/>
            <w:lang w:val="en-GB"/>
            <w:rPrChange w:author="Matthew Barbour" w:date="2017-09-07T10:11:47.9542964" w:id="1577881931">
              <w:rPr/>
            </w:rPrChange>
          </w:rPr>
          <w:t xml:space="preserve">a</w:t>
        </w:r>
        <w:r w:rsidRPr="0707B9CC" w:rsidR="72699F15">
          <w:rPr>
            <w:rFonts w:ascii="Arial" w:hAnsi="Arial" w:eastAsia="Arial" w:cs="Arial"/>
            <w:lang w:val="en-GB"/>
            <w:rPrChange w:author="Matthew Barbour" w:date="2017-09-07T10:11:47.9542964" w:id="1282933900">
              <w:rPr/>
            </w:rPrChange>
          </w:rPr>
          <w:t xml:space="preserve">r</w:t>
        </w:r>
        <w:r w:rsidRPr="0707B9CC" w:rsidR="72699F15">
          <w:rPr>
            <w:rFonts w:ascii="Arial" w:hAnsi="Arial" w:eastAsia="Arial" w:cs="Arial"/>
            <w:lang w:val="en-GB"/>
            <w:rPrChange w:author="Matthew Barbour" w:date="2017-09-07T10:11:47.9542964" w:id="965563737">
              <w:rPr/>
            </w:rPrChange>
          </w:rPr>
          <w:t xml:space="preserve">c</w:t>
        </w:r>
        <w:r w:rsidRPr="0707B9CC" w:rsidR="72699F15">
          <w:rPr>
            <w:rFonts w:ascii="Arial" w:hAnsi="Arial" w:eastAsia="Arial" w:cs="Arial"/>
            <w:lang w:val="en-GB"/>
            <w:rPrChange w:author="Matthew Barbour" w:date="2017-09-07T10:11:47.9542964" w:id="168596119">
              <w:rPr/>
            </w:rPrChange>
          </w:rPr>
          <w:t xml:space="preserve">h</w:t>
        </w:r>
        <w:r w:rsidRPr="0707B9CC" w:rsidR="72699F15">
          <w:rPr>
            <w:rFonts w:ascii="Arial" w:hAnsi="Arial" w:eastAsia="Arial" w:cs="Arial"/>
            <w:lang w:val="en-GB"/>
            <w:rPrChange w:author="Matthew Barbour" w:date="2017-09-07T10:11:47.9542964" w:id="737834016">
              <w:rPr/>
            </w:rPrChange>
          </w:rPr>
          <w:t xml:space="preserve">i</w:t>
        </w:r>
        <w:r w:rsidRPr="0707B9CC" w:rsidR="72699F15">
          <w:rPr>
            <w:rFonts w:ascii="Arial" w:hAnsi="Arial" w:eastAsia="Arial" w:cs="Arial"/>
            <w:lang w:val="en-GB"/>
            <w:rPrChange w:author="Matthew Barbour" w:date="2017-09-07T10:11:47.9542964" w:id="1715028263">
              <w:rPr/>
            </w:rPrChange>
          </w:rPr>
          <w:t xml:space="preserve">t</w:t>
        </w:r>
        <w:r w:rsidRPr="0707B9CC" w:rsidR="72699F15">
          <w:rPr>
            <w:rFonts w:ascii="Arial" w:hAnsi="Arial" w:eastAsia="Arial" w:cs="Arial"/>
            <w:lang w:val="en-GB"/>
            <w:rPrChange w:author="Matthew Barbour" w:date="2017-09-07T10:11:47.9542964" w:id="1964194841">
              <w:rPr/>
            </w:rPrChange>
          </w:rPr>
          <w:t xml:space="preserve">e</w:t>
        </w:r>
        <w:r w:rsidRPr="0707B9CC" w:rsidR="72699F15">
          <w:rPr>
            <w:rFonts w:ascii="Arial" w:hAnsi="Arial" w:eastAsia="Arial" w:cs="Arial"/>
            <w:lang w:val="en-GB"/>
            <w:rPrChange w:author="Matthew Barbour" w:date="2017-09-07T10:11:47.9542964" w:id="735742274">
              <w:rPr/>
            </w:rPrChange>
          </w:rPr>
          <w:t xml:space="preserve">c</w:t>
        </w:r>
        <w:r w:rsidRPr="0707B9CC" w:rsidR="72699F15">
          <w:rPr>
            <w:rFonts w:ascii="Arial" w:hAnsi="Arial" w:eastAsia="Arial" w:cs="Arial"/>
            <w:lang w:val="en-GB"/>
            <w:rPrChange w:author="Matthew Barbour" w:date="2017-09-07T10:11:47.9542964" w:id="794705489">
              <w:rPr/>
            </w:rPrChange>
          </w:rPr>
          <w:t xml:space="preserve">t</w:t>
        </w:r>
        <w:r w:rsidRPr="0707B9CC" w:rsidR="72699F15">
          <w:rPr>
            <w:rFonts w:ascii="Arial" w:hAnsi="Arial" w:eastAsia="Arial" w:cs="Arial"/>
            <w:lang w:val="en-GB"/>
            <w:rPrChange w:author="Matthew Barbour" w:date="2017-09-07T10:11:47.9542964" w:id="1679916045">
              <w:rPr/>
            </w:rPrChange>
          </w:rPr>
          <w:t xml:space="preserve">u</w:t>
        </w:r>
        <w:r w:rsidRPr="0707B9CC" w:rsidR="72699F15">
          <w:rPr>
            <w:rFonts w:ascii="Arial" w:hAnsi="Arial" w:eastAsia="Arial" w:cs="Arial"/>
            <w:lang w:val="en-GB"/>
            <w:rPrChange w:author="Matthew Barbour" w:date="2017-09-07T10:11:47.9542964" w:id="915788243">
              <w:rPr/>
            </w:rPrChange>
          </w:rPr>
          <w:t xml:space="preserve">r</w:t>
        </w:r>
        <w:r w:rsidRPr="0707B9CC" w:rsidR="72699F15">
          <w:rPr>
            <w:rFonts w:ascii="Arial" w:hAnsi="Arial" w:eastAsia="Arial" w:cs="Arial"/>
            <w:lang w:val="en-GB"/>
            <w:rPrChange w:author="Matthew Barbour" w:date="2017-09-07T10:11:47.9542964" w:id="1483223049">
              <w:rPr/>
            </w:rPrChange>
          </w:rPr>
          <w:t xml:space="preserve">e</w:t>
        </w:r>
      </w:ins>
      <w:ins w:author="Matthew Barbour" w:date="2017-09-08T13:11:30.0659787" w:id="1236017147">
        <w:r w:rsidRPr="0707B9CC" w:rsidR="0E828BFC">
          <w:rPr>
            <w:rFonts w:ascii="Arial" w:hAnsi="Arial" w:eastAsia="Arial" w:cs="Arial"/>
            <w:lang w:val="en-GB"/>
            <w:rPrChange w:author="Matthew Barbour" w:date="2017-09-07T10:11:47.9542964" w:id="115256135">
              <w:rPr/>
            </w:rPrChange>
          </w:rPr>
          <w:t xml:space="preserve"> of the network</w:t>
        </w:r>
      </w:ins>
      <w:ins w:author="Matthew Barbour" w:date="2017-09-08T14:31:06.2911574" w:id="435629776">
        <w:r w:rsidRPr="0707B9CC" w:rsidR="72699F15">
          <w:rPr>
            <w:rFonts w:ascii="Arial" w:hAnsi="Arial" w:eastAsia="Arial" w:cs="Arial"/>
            <w:lang w:val="en-GB"/>
            <w:rPrChange w:author="Matthew Barbour" w:date="2017-09-07T10:11:47.9542964" w:id="1929879259">
              <w:rPr/>
            </w:rPrChange>
          </w:rPr>
          <w:t xml:space="preserve"> (Fig. 1A)</w:t>
        </w:r>
      </w:ins>
      <w:ins w:author="Matthew Barbour" w:date="2017-09-08T13:11:30.0659787" w:id="2019928821">
        <w:r w:rsidRPr="0707B9CC" w:rsidR="0E828BFC">
          <w:rPr>
            <w:rFonts w:ascii="Arial" w:hAnsi="Arial" w:eastAsia="Arial" w:cs="Arial"/>
            <w:lang w:val="en-GB"/>
            <w:rPrChange w:author="Matthew Barbour" w:date="2017-09-07T10:11:47.9542964" w:id="337727131">
              <w:rPr/>
            </w:rPrChange>
          </w:rPr>
          <w:t xml:space="preserve">.</w:t>
        </w:r>
      </w:ins>
      <w:ins w:author="Matthew Barbour" w:date="2017-09-08T13:12:30.2293936" w:id="1920760542">
        <w:r w:rsidRPr="0707B9CC" w:rsidR="7D84242F">
          <w:rPr>
            <w:rFonts w:ascii="Arial" w:hAnsi="Arial" w:eastAsia="Arial" w:cs="Arial"/>
            <w:lang w:val="en-GB"/>
            <w:rPrChange w:author="Matthew Barbour" w:date="2017-09-07T10:11:47.9542964" w:id="383980363">
              <w:rPr/>
            </w:rPrChange>
          </w:rPr>
          <w:t xml:space="preserve"> Given the strong trade-off between </w:t>
        </w:r>
        <w:proofErr w:type="spellStart"/>
        <w:r w:rsidRPr="0707B9CC" w:rsidR="7D84242F">
          <w:rPr>
            <w:rFonts w:ascii="Arial" w:hAnsi="Arial" w:eastAsia="Arial" w:cs="Arial"/>
            <w:lang w:val="en-GB"/>
            <w:rPrChange w:author="Matthew Barbour" w:date="2017-09-07T10:11:47.9542964" w:id="1028254806">
              <w:rPr/>
            </w:rPrChange>
          </w:rPr>
          <w:t xml:space="preserve">nestedness</w:t>
        </w:r>
        <w:proofErr w:type="spellEnd"/>
        <w:r w:rsidRPr="0707B9CC" w:rsidR="7D84242F">
          <w:rPr>
            <w:rFonts w:ascii="Arial" w:hAnsi="Arial" w:eastAsia="Arial" w:cs="Arial"/>
            <w:lang w:val="en-GB"/>
            <w:rPrChange w:author="Matthew Barbour" w:date="2017-09-07T10:11:47.9542964" w:id="1292386260">
              <w:rPr/>
            </w:rPrChange>
          </w:rPr>
          <w:t xml:space="preserve"> and modularity</w:t>
        </w:r>
      </w:ins>
      <w:ins w:author="Matthew Barbour" w:date="2017-09-08T13:23:36.9235104" w:id="589361394">
        <w:r w:rsidRPr="0707B9CC" w:rsidR="2AB57D2F">
          <w:rPr>
            <w:rFonts w:ascii="Arial" w:hAnsi="Arial" w:eastAsia="Arial" w:cs="Arial"/>
            <w:lang w:val="en-GB"/>
            <w:rPrChange w:author="Matthew Barbour" w:date="2017-09-07T10:11:47.9542964" w:id="162985885">
              <w:rPr/>
            </w:rPrChange>
          </w:rPr>
          <w:t xml:space="preserve"> (</w:t>
        </w:r>
      </w:ins>
      <w:ins w:author="Matthew Barbour" w:date="2017-09-08T14:32:07.2002498" w:id="954658723">
        <w:proofErr w:type="spellStart"/>
        <w:r w:rsidRPr="564F162F" w:rsidR="564F162F">
          <w:rPr>
            <w:rFonts w:hAnsi="Calibri" w:eastAsia="" w:cs="Arial" w:hAnsiTheme="minorAscii" w:eastAsiaTheme="minorEastAsia" w:cstheme="minorBidi"/>
            <w:lang w:val="en-GB"/>
            <w:rPrChange w:author="Matthew Barbour" w:date="2017-09-08T14:32:07.2002498" w:id="276860878">
              <w:rPr/>
            </w:rPrChange>
          </w:rPr>
          <w:t>Thébault</w:t>
        </w:r>
        <w:proofErr w:type="spellEnd"/>
      </w:ins>
      <w:ins w:author="Matthew Barbour" w:date="2017-09-08T13:23:36.9235104" w:id="1680973453"/>
      <w:ins w:author="Matthew Barbour" w:date="2017-09-08T13:24:37.5468177" w:id="441844193">
        <w:r w:rsidRPr="0707B9CC" w:rsidR="1FC32DDC">
          <w:rPr>
            <w:rFonts w:ascii="Arial" w:hAnsi="Arial" w:eastAsia="Arial" w:cs="Arial"/>
            <w:lang w:val="en-GB"/>
            <w:rPrChange w:author="Matthew Barbour" w:date="2017-09-07T10:11:47.9542964" w:id="1845603631">
              <w:rPr/>
            </w:rPrChange>
          </w:rPr>
          <w:t xml:space="preserve"> and Fontaine, 2010)</w:t>
        </w:r>
      </w:ins>
      <w:ins w:author="Matthew Barbour" w:date="2017-09-08T13:12:30.2293936" w:id="941074409">
        <w:r w:rsidRPr="0707B9CC" w:rsidR="7D84242F">
          <w:rPr>
            <w:rFonts w:ascii="Arial" w:hAnsi="Arial" w:eastAsia="Arial" w:cs="Arial"/>
            <w:lang w:val="en-GB"/>
            <w:rPrChange w:author="Matthew Barbour" w:date="2017-09-07T10:11:47.9542964" w:id="351495168">
              <w:rPr/>
            </w:rPrChange>
          </w:rPr>
          <w:t xml:space="preserve">, this </w:t>
        </w:r>
      </w:ins>
      <w:ins w:author="Matthew Barbour" w:date="2017-09-08T13:15:32.3778289" w:id="411939422">
        <w:r w:rsidRPr="0707B9CC" w:rsidR="45675D7E">
          <w:rPr>
            <w:rFonts w:ascii="Arial" w:hAnsi="Arial" w:eastAsia="Arial" w:cs="Arial"/>
            <w:lang w:val="en-GB"/>
            <w:rPrChange w:author="Matthew Barbour" w:date="2017-09-07T10:11:47.9542964" w:id="1433390929">
              <w:rPr/>
            </w:rPrChange>
          </w:rPr>
          <w:t xml:space="preserve">also indicates</w:t>
        </w:r>
      </w:ins>
      <w:ins w:author="Matthew Barbour" w:date="2017-09-08T13:12:30.2293936" w:id="1916256872">
        <w:r w:rsidRPr="0707B9CC" w:rsidR="7D84242F">
          <w:rPr>
            <w:rFonts w:ascii="Arial" w:hAnsi="Arial" w:eastAsia="Arial" w:cs="Arial"/>
            <w:lang w:val="en-GB"/>
            <w:rPrChange w:author="Matthew Barbour" w:date="2017-09-07T10:11:47.9542964" w:id="430862684">
              <w:rPr/>
            </w:rPrChange>
          </w:rPr>
          <w:t xml:space="preserve"> that increasing functional diversity </w:t>
        </w:r>
      </w:ins>
      <w:ins w:author="Matthew Barbour" w:date="2017-09-09T07:10:29.1475796" w:id="406989684">
        <w:r w:rsidRPr="0707B9CC" w:rsidR="7CD68DF2">
          <w:rPr>
            <w:rFonts w:ascii="Arial" w:hAnsi="Arial" w:eastAsia="Arial" w:cs="Arial"/>
            <w:lang w:val="en-GB"/>
            <w:rPrChange w:author="Matthew Barbour" w:date="2017-09-07T10:11:47.9542964" w:id="384751298">
              <w:rPr/>
            </w:rPrChange>
          </w:rPr>
          <w:t xml:space="preserve">wi</w:t>
        </w:r>
      </w:ins>
      <w:ins w:author="Matthew Barbour" w:date="2017-09-09T07:11:29.5673379" w:id="1268377819">
        <w:r w:rsidRPr="0707B9CC" w:rsidR="6452E798">
          <w:rPr>
            <w:rFonts w:ascii="Arial" w:hAnsi="Arial" w:eastAsia="Arial" w:cs="Arial"/>
            <w:lang w:val="en-GB"/>
            <w:rPrChange w:author="Matthew Barbour" w:date="2017-09-07T10:11:47.9542964" w:id="1315356770">
              <w:rPr/>
            </w:rPrChange>
          </w:rPr>
          <w:t xml:space="preserve">ll </w:t>
        </w:r>
        <w:r w:rsidRPr="0707B9CC" w:rsidR="7CD68DF2">
          <w:rPr>
            <w:rFonts w:ascii="Arial" w:hAnsi="Arial" w:eastAsia="Arial" w:cs="Arial"/>
            <w:lang w:val="en-GB"/>
            <w:rPrChange w:author="Matthew Barbour" w:date="2017-09-07T10:11:47.9542964" w:id="2030086246">
              <w:rPr/>
            </w:rPrChange>
          </w:rPr>
          <w:t xml:space="preserve">result</w:t>
        </w:r>
      </w:ins>
      <w:ins w:author="Matthew Barbour" w:date="2017-09-08T13:12:30.2293936" w:id="354607144">
        <w:r w:rsidRPr="0707B9CC" w:rsidR="7D84242F">
          <w:rPr>
            <w:rFonts w:ascii="Arial" w:hAnsi="Arial" w:eastAsia="Arial" w:cs="Arial"/>
            <w:lang w:val="en-GB"/>
            <w:rPrChange w:author="Matthew Barbour" w:date="2017-09-07T10:11:47.9542964" w:id="467789093">
              <w:rPr/>
            </w:rPrChange>
          </w:rPr>
          <w:t xml:space="preserve"> in a more modular network</w:t>
        </w:r>
      </w:ins>
      <w:ins w:author="Matthew Barbour" w:date="2017-09-08T14:31:06.2911574" w:id="906829050">
        <w:r w:rsidRPr="0707B9CC" w:rsidR="72699F15">
          <w:rPr>
            <w:rFonts w:ascii="Arial" w:hAnsi="Arial" w:eastAsia="Arial" w:cs="Arial"/>
            <w:lang w:val="en-GB"/>
            <w:rPrChange w:author="Matthew Barbour" w:date="2017-09-07T10:11:47.9542964" w:id="1391110444">
              <w:rPr/>
            </w:rPrChange>
          </w:rPr>
          <w:t xml:space="preserve"> (Fig. 1</w:t>
        </w:r>
      </w:ins>
      <w:ins w:author="Matthew Barbour" w:date="2017-09-11T10:47:36.1006348" w:id="1209231488">
        <w:r w:rsidRPr="0707B9CC" w:rsidR="5D810CA9">
          <w:rPr>
            <w:rFonts w:ascii="Arial" w:hAnsi="Arial" w:eastAsia="Arial" w:cs="Arial"/>
            <w:lang w:val="en-GB"/>
            <w:rPrChange w:author="Matthew Barbour" w:date="2017-09-07T10:11:47.9542964" w:id="788487765">
              <w:rPr/>
            </w:rPrChange>
          </w:rPr>
          <w:t xml:space="preserve">B</w:t>
        </w:r>
      </w:ins>
      <w:ins w:author="Matthew Barbour" w:date="2017-09-08T14:31:06.2911574" w:id="1356726065">
        <w:r w:rsidRPr="0707B9CC" w:rsidR="72699F15">
          <w:rPr>
            <w:rFonts w:ascii="Arial" w:hAnsi="Arial" w:eastAsia="Arial" w:cs="Arial"/>
            <w:lang w:val="en-GB"/>
            <w:rPrChange w:author="Matthew Barbour" w:date="2017-09-07T10:11:47.9542964" w:id="1610873639">
              <w:rPr/>
            </w:rPrChange>
          </w:rPr>
          <w:t xml:space="preserve">)</w:t>
        </w:r>
      </w:ins>
      <w:ins w:author="Matthew Barbour" w:date="2017-09-08T13:12:30.2293936" w:id="2085146761">
        <w:r w:rsidRPr="0707B9CC" w:rsidR="7D84242F">
          <w:rPr>
            <w:rFonts w:ascii="Arial" w:hAnsi="Arial" w:eastAsia="Arial" w:cs="Arial"/>
            <w:lang w:val="en-GB"/>
            <w:rPrChange w:author="Matthew Barbour" w:date="2017-09-07T10:11:47.9542964" w:id="1997176613">
              <w:rPr/>
            </w:rPrChange>
          </w:rPr>
          <w:t xml:space="preserve">. </w:t>
        </w:r>
      </w:ins>
      <w:ins w:author="Matthew Barbour" w:date="2017-09-08T13:16:33.15238" w:id="1372871094">
        <w:r w:rsidRPr="0707B9CC" w:rsidR="2349A3DB">
          <w:rPr>
            <w:rFonts w:ascii="Arial" w:hAnsi="Arial" w:eastAsia="Arial" w:cs="Arial"/>
            <w:lang w:val="en-GB"/>
            <w:rPrChange w:author="Matthew Barbour" w:date="2017-09-07T10:11:47.9542964" w:id="1641208891">
              <w:rPr/>
            </w:rPrChange>
          </w:rPr>
          <w:t xml:space="preserve">This </w:t>
        </w:r>
      </w:ins>
      <w:ins w:author="Matthew Barbour" w:date="2017-09-08T14:18:12.93661" w:id="1527196712">
        <w:r w:rsidRPr="0707B9CC" w:rsidR="6D85290E">
          <w:rPr>
            <w:rFonts w:ascii="Arial" w:hAnsi="Arial" w:eastAsia="Arial" w:cs="Arial"/>
            <w:lang w:val="en-GB"/>
            <w:rPrChange w:author="Matthew Barbour" w:date="2017-09-07T10:11:47.9542964" w:id="1961567523">
              <w:rPr/>
            </w:rPrChange>
          </w:rPr>
          <w:t xml:space="preserve">result </w:t>
        </w:r>
      </w:ins>
      <w:ins w:author="Matthew Barbour" w:date="2017-09-08T13:16:33.15238" w:id="1984235910">
        <w:r w:rsidRPr="0707B9CC" w:rsidR="2349A3DB">
          <w:rPr>
            <w:rFonts w:ascii="Arial" w:hAnsi="Arial" w:eastAsia="Arial" w:cs="Arial"/>
            <w:lang w:val="en-GB"/>
            <w:rPrChange w:author="Matthew Barbour" w:date="2017-09-07T10:11:47.9542964" w:id="1694038765">
              <w:rPr/>
            </w:rPrChange>
          </w:rPr>
          <w:t xml:space="preserve">is </w:t>
        </w:r>
      </w:ins>
      <w:ins w:author="Matthew Barbour" w:date="2017-09-08T14:18:12.93661" w:id="1226129763">
        <w:r w:rsidRPr="0707B9CC" w:rsidR="6D85290E">
          <w:rPr>
            <w:rFonts w:ascii="Arial" w:hAnsi="Arial" w:eastAsia="Arial" w:cs="Arial"/>
            <w:lang w:val="en-GB"/>
            <w:rPrChange w:author="Matthew Barbour" w:date="2017-09-07T10:11:47.9542964" w:id="733208344">
              <w:rPr/>
            </w:rPrChange>
          </w:rPr>
          <w:t xml:space="preserve">i</w:t>
        </w:r>
      </w:ins>
      <w:ins w:author="Matthew Barbour" w:date="2017-09-08T13:16:33.15238" w:id="19504833">
        <w:r w:rsidRPr="0707B9CC" w:rsidR="2349A3DB">
          <w:rPr>
            <w:rFonts w:ascii="Arial" w:hAnsi="Arial" w:eastAsia="Arial" w:cs="Arial"/>
            <w:lang w:val="en-GB"/>
            <w:rPrChange w:author="Matthew Barbour" w:date="2017-09-07T10:11:47.9542964" w:id="1174995421">
              <w:rPr/>
            </w:rPrChange>
          </w:rPr>
          <w:t xml:space="preserve">ntriguing</w:t>
        </w:r>
      </w:ins>
      <w:ins w:author="Matthew Barbour" w:date="2017-09-08T13:17:33.054239" w:id="915201638">
        <w:r w:rsidRPr="0707B9CC" w:rsidR="58F8E32F">
          <w:rPr>
            <w:rFonts w:ascii="Arial" w:hAnsi="Arial" w:eastAsia="Arial" w:cs="Arial"/>
            <w:lang w:val="en-GB"/>
            <w:rPrChange w:author="Matthew Barbour" w:date="2017-09-07T10:11:47.9542964" w:id="548923553">
              <w:rPr/>
            </w:rPrChange>
          </w:rPr>
          <w:t xml:space="preserve">, because </w:t>
        </w:r>
      </w:ins>
      <w:ins w:author="Matthew Barbour" w:date="2017-09-08T13:18:33.548846" w:id="1435101333">
        <w:proofErr w:type="spellStart"/>
        <w:r w:rsidRPr="0707B9CC" w:rsidR="2FFF5746">
          <w:rPr>
            <w:rFonts w:ascii="Arial" w:hAnsi="Arial" w:eastAsia="Arial" w:cs="Arial"/>
            <w:lang w:val="en-GB"/>
            <w:rPrChange w:author="Matthew Barbour" w:date="2017-09-07T10:11:47.9542964" w:id="835706105">
              <w:rPr/>
            </w:rPrChange>
          </w:rPr>
          <w:t xml:space="preserve">nestedness</w:t>
        </w:r>
        <w:proofErr w:type="spellEnd"/>
        <w:r w:rsidRPr="0707B9CC" w:rsidR="2FFF5746">
          <w:rPr>
            <w:rFonts w:ascii="Arial" w:hAnsi="Arial" w:eastAsia="Arial" w:cs="Arial"/>
            <w:lang w:val="en-GB"/>
            <w:rPrChange w:author="Matthew Barbour" w:date="2017-09-07T10:11:47.9542964" w:id="988275320">
              <w:rPr/>
            </w:rPrChange>
          </w:rPr>
          <w:t xml:space="preserve"> i</w:t>
        </w:r>
      </w:ins>
      <w:ins w:author="Matthew Barbour" w:date="2017-09-08T13:19:34.5914137" w:id="1325761593">
        <w:r w:rsidRPr="0707B9CC" w:rsidR="5BCF92E3">
          <w:rPr>
            <w:rFonts w:ascii="Arial" w:hAnsi="Arial" w:eastAsia="Arial" w:cs="Arial"/>
            <w:lang w:val="en-GB"/>
            <w:rPrChange w:author="Matthew Barbour" w:date="2017-09-07T10:11:47.9542964" w:id="312515822">
              <w:rPr/>
            </w:rPrChange>
          </w:rPr>
          <w:t xml:space="preserve">s thought to confer stability to </w:t>
        </w:r>
      </w:ins>
      <w:ins w:author="Matthew Barbour" w:date="2017-09-08T13:17:33.054239" w:id="1172823906">
        <w:r w:rsidRPr="0707B9CC" w:rsidR="58F8E32F">
          <w:rPr>
            <w:rFonts w:ascii="Arial" w:hAnsi="Arial" w:eastAsia="Arial" w:cs="Arial"/>
            <w:lang w:val="en-GB"/>
            <w:rPrChange w:author="Matthew Barbour" w:date="2017-09-07T10:11:47.9542964" w:id="1894816783">
              <w:rPr/>
            </w:rPrChange>
          </w:rPr>
          <w:t xml:space="preserve">mutualistic networks</w:t>
        </w:r>
      </w:ins>
      <w:ins w:author="Matthew Barbour" w:date="2017-09-08T13:19:34.5914137" w:id="1337148992">
        <w:r w:rsidRPr="0707B9CC" w:rsidR="5BCF92E3">
          <w:rPr>
            <w:rFonts w:ascii="Arial" w:hAnsi="Arial" w:eastAsia="Arial" w:cs="Arial"/>
            <w:lang w:val="en-GB"/>
            <w:rPrChange w:author="Matthew Barbour" w:date="2017-09-07T10:11:47.9542964" w:id="402539190">
              <w:rPr/>
            </w:rPrChange>
          </w:rPr>
          <w:t xml:space="preserve">, whereas modularity stabilizes antagonistic networks (</w:t>
        </w:r>
      </w:ins>
      <w:ins w:author="Matthew Barbour" w:date="2017-09-08T14:31:06.2911574" w:id="1888120780">
        <w:proofErr w:type="spellStart"/>
        <w:r w:rsidRPr="72699F15" w:rsidR="72699F15">
          <w:rPr>
            <w:rFonts w:hAnsi="Calibri" w:eastAsia="" w:cs="Arial" w:hAnsiTheme="minorAscii" w:eastAsiaTheme="minorEastAsia" w:cstheme="minorBidi"/>
            <w:lang w:val="en-GB"/>
            <w:rPrChange w:author="Matthew Barbour" w:date="2017-09-08T14:31:06.2911574" w:id="1998759657">
              <w:rPr/>
            </w:rPrChange>
          </w:rPr>
          <w:t>Thébault</w:t>
        </w:r>
        <w:proofErr w:type="spellEnd"/>
      </w:ins>
      <w:ins w:author="Matthew Barbour" w:date="2017-09-08T13:19:34.5914137" w:id="1084865458"/>
      <w:ins w:author="Matthew Barbour" w:date="2017-09-08T13:19:34.5914137" w:id="1518869884">
        <w:r w:rsidRPr="0707B9CC" w:rsidR="5BCF92E3">
          <w:rPr>
            <w:rFonts w:ascii="Arial" w:hAnsi="Arial" w:eastAsia="Arial" w:cs="Arial"/>
            <w:lang w:val="en-GB"/>
            <w:rPrChange w:author="Matthew Barbour" w:date="2017-09-07T10:11:47.9542964" w:id="1694769622">
              <w:rPr/>
            </w:rPrChange>
          </w:rPr>
          <w:t xml:space="preserve"> and Fontaine</w:t>
        </w:r>
      </w:ins>
      <w:ins w:author="Matthew Barbour" w:date="2017-09-08T14:32:07.2002498" w:id="2135498903">
        <w:r w:rsidRPr="0707B9CC" w:rsidR="564F162F">
          <w:rPr>
            <w:rFonts w:ascii="Arial" w:hAnsi="Arial" w:eastAsia="Arial" w:cs="Arial"/>
            <w:lang w:val="en-GB"/>
            <w:rPrChange w:author="Matthew Barbour" w:date="2017-09-07T10:11:47.9542964" w:id="1098894322">
              <w:rPr/>
            </w:rPrChange>
          </w:rPr>
          <w:t xml:space="preserve">,</w:t>
        </w:r>
      </w:ins>
      <w:ins w:author="Matthew Barbour" w:date="2017-09-08T13:19:34.5914137" w:id="501998651">
        <w:r w:rsidRPr="0707B9CC" w:rsidR="5BCF92E3">
          <w:rPr>
            <w:rFonts w:ascii="Arial" w:hAnsi="Arial" w:eastAsia="Arial" w:cs="Arial"/>
            <w:lang w:val="en-GB"/>
            <w:rPrChange w:author="Matthew Barbour" w:date="2017-09-07T10:11:47.9542964" w:id="493135148">
              <w:rPr/>
            </w:rPrChange>
          </w:rPr>
          <w:t xml:space="preserve"> 201</w:t>
        </w:r>
      </w:ins>
      <w:ins w:author="Matthew Barbour" w:date="2017-09-08T14:32:07.2002498" w:id="1117292511">
        <w:r w:rsidRPr="0707B9CC" w:rsidR="564F162F">
          <w:rPr>
            <w:rFonts w:ascii="Arial" w:hAnsi="Arial" w:eastAsia="Arial" w:cs="Arial"/>
            <w:lang w:val="en-GB"/>
            <w:rPrChange w:author="Matthew Barbour" w:date="2017-09-07T10:11:47.9542964" w:id="1049416380">
              <w:rPr/>
            </w:rPrChange>
          </w:rPr>
          <w:t xml:space="preserve">0</w:t>
        </w:r>
      </w:ins>
      <w:ins w:author="Matthew Barbour" w:date="2017-09-08T13:19:34.5914137" w:id="885760828">
        <w:r w:rsidRPr="0707B9CC" w:rsidR="5BCF92E3">
          <w:rPr>
            <w:rFonts w:ascii="Arial" w:hAnsi="Arial" w:eastAsia="Arial" w:cs="Arial"/>
            <w:lang w:val="en-GB"/>
            <w:rPrChange w:author="Matthew Barbour" w:date="2017-09-07T10:11:47.9542964" w:id="1612526719">
              <w:rPr/>
            </w:rPrChange>
          </w:rPr>
          <w:t xml:space="preserve">).</w:t>
        </w:r>
      </w:ins>
      <w:ins w:author="Matthew Barbour" w:date="2017-09-08T13:20:35.0121434" w:id="41727383">
        <w:r w:rsidRPr="3BE9E585" w:rsidR="3BE9E585">
          <w:rPr>
            <w:rFonts w:ascii="Arial" w:hAnsi="Arial" w:eastAsia="Arial" w:cs="Arial"/>
            <w:lang w:val="en-GB"/>
            <w:rPrChange w:author="Matthew Barbour" w:date="2017-09-08T13:20:35.0121434" w:id="1996752813">
              <w:rPr/>
            </w:rPrChange>
          </w:rPr>
          <w:t xml:space="preserve"> </w:t>
        </w:r>
        <w:r w:rsidRPr="3BE9E585" w:rsidR="3BE9E585">
          <w:rPr>
            <w:rFonts w:ascii="Arial" w:hAnsi="Arial" w:eastAsia="Arial" w:cs="Arial"/>
            <w:lang w:val="en-GB"/>
            <w:rPrChange w:author="Matthew Barbour" w:date="2017-09-08T13:20:35.0121434" w:id="1749546997">
              <w:rPr/>
            </w:rPrChange>
          </w:rPr>
          <w:t>T</w:t>
        </w:r>
        <w:r w:rsidRPr="3BE9E585" w:rsidR="3BE9E585">
          <w:rPr>
            <w:rFonts w:ascii="Arial" w:hAnsi="Arial" w:eastAsia="Arial" w:cs="Arial"/>
            <w:lang w:val="en-GB"/>
            <w:rPrChange w:author="Matthew Barbour" w:date="2017-09-08T13:20:35.0121434" w:id="1888241345">
              <w:rPr/>
            </w:rPrChange>
          </w:rPr>
          <w:t xml:space="preserve">herefore, whether </w:t>
        </w:r>
        <w:r w:rsidRPr="3BE9E585" w:rsidR="3BE9E585">
          <w:rPr>
            <w:rFonts w:ascii="Arial" w:hAnsi="Arial" w:eastAsia="Arial" w:cs="Arial"/>
            <w:lang w:val="en-GB"/>
            <w:rPrChange w:author="Matthew Barbour" w:date="2017-09-08T13:20:35.0121434" w:id="1321367820">
              <w:rPr/>
            </w:rPrChange>
          </w:rPr>
          <w:t xml:space="preserve">plant functional diversity </w:t>
        </w:r>
      </w:ins>
      <w:ins w:author="Matthew Barbour" w:date="2017-09-08T13:24:37.5468177" w:id="906215220">
        <w:r w:rsidRPr="3BE9E585" w:rsidR="1FC32DDC">
          <w:rPr>
            <w:rFonts w:ascii="Arial" w:hAnsi="Arial" w:eastAsia="Arial" w:cs="Arial"/>
            <w:lang w:val="en-GB"/>
            <w:rPrChange w:author="Matthew Barbour" w:date="2017-09-08T13:20:35.0121434" w:id="1381245388">
              <w:rPr/>
            </w:rPrChange>
          </w:rPr>
          <w:t xml:space="preserve">is stabilizing or not</w:t>
        </w:r>
      </w:ins>
      <w:ins w:author="Matthew Barbour" w:date="2017-09-08T13:21:35.7332948" w:id="246117817">
        <w:r w:rsidRPr="3BE9E585" w:rsidR="13A4066A">
          <w:rPr>
            <w:rFonts w:ascii="Arial" w:hAnsi="Arial" w:eastAsia="Arial" w:cs="Arial"/>
            <w:lang w:val="en-GB"/>
            <w:rPrChange w:author="Matthew Barbour" w:date="2017-09-08T13:20:35.0121434" w:id="1676965188">
              <w:rPr/>
            </w:rPrChange>
          </w:rPr>
          <w:t xml:space="preserve"> </w:t>
        </w:r>
      </w:ins>
      <w:ins w:author="Matthew Barbour" w:date="2017-09-08T14:32:07.2002498" w:id="1805983622">
        <w:r w:rsidRPr="3BE9E585" w:rsidR="564F162F">
          <w:rPr>
            <w:rFonts w:ascii="Arial" w:hAnsi="Arial" w:eastAsia="Arial" w:cs="Arial"/>
            <w:lang w:val="en-GB"/>
            <w:rPrChange w:author="Matthew Barbour" w:date="2017-09-08T13:20:35.0121434" w:id="1292111828">
              <w:rPr/>
            </w:rPrChange>
          </w:rPr>
          <w:t xml:space="preserve">may</w:t>
        </w:r>
      </w:ins>
      <w:ins w:author="Matthew Barbour" w:date="2017-09-08T13:20:35.0121434" w:id="323441967">
        <w:r w:rsidRPr="3BE9E585" w:rsidR="3BE9E585">
          <w:rPr>
            <w:rFonts w:ascii="Arial" w:hAnsi="Arial" w:eastAsia="Arial" w:cs="Arial"/>
            <w:lang w:val="en-GB"/>
            <w:rPrChange w:author="Matthew Barbour" w:date="2017-09-08T13:20:35.0121434" w:id="292190943">
              <w:rPr/>
            </w:rPrChange>
          </w:rPr>
          <w:t xml:space="preserve"> </w:t>
        </w:r>
        <w:r w:rsidRPr="3BE9E585" w:rsidR="3BE9E585">
          <w:rPr>
            <w:rFonts w:ascii="Arial" w:hAnsi="Arial" w:eastAsia="Arial" w:cs="Arial"/>
            <w:lang w:val="en-GB"/>
            <w:rPrChange w:author="Matthew Barbour" w:date="2017-09-08T13:20:35.0121434" w:id="45966826">
              <w:rPr/>
            </w:rPrChange>
          </w:rPr>
          <w:t xml:space="preserve">depend on whether the </w:t>
        </w:r>
      </w:ins>
      <w:ins w:author="Matthew Barbour" w:date="2017-09-08T13:25:37.8452035" w:id="501422901">
        <w:r w:rsidRPr="3BE9E585" w:rsidR="3F9C5950">
          <w:rPr>
            <w:rFonts w:ascii="Arial" w:hAnsi="Arial" w:eastAsia="Arial" w:cs="Arial"/>
            <w:lang w:val="en-GB"/>
            <w:rPrChange w:author="Matthew Barbour" w:date="2017-09-08T13:20:35.0121434" w:id="116290123">
              <w:rPr/>
            </w:rPrChange>
          </w:rPr>
          <w:t xml:space="preserve">animal community</w:t>
        </w:r>
      </w:ins>
      <w:ins w:author="Matthew Barbour" w:date="2017-09-08T13:20:35.0121434" w:id="595532793">
        <w:r w:rsidRPr="3BE9E585" w:rsidR="3BE9E585">
          <w:rPr>
            <w:rFonts w:ascii="Arial" w:hAnsi="Arial" w:eastAsia="Arial" w:cs="Arial"/>
            <w:lang w:val="en-GB"/>
            <w:rPrChange w:author="Matthew Barbour" w:date="2017-09-08T13:20:35.0121434" w:id="327118651">
              <w:rPr/>
            </w:rPrChange>
          </w:rPr>
          <w:t xml:space="preserve"> </w:t>
        </w:r>
      </w:ins>
      <w:ins w:author="Matthew Barbour" w:date="2017-09-08T14:32:07.2002498" w:id="343483894">
        <w:r w:rsidRPr="3BE9E585" w:rsidR="564F162F">
          <w:rPr>
            <w:rFonts w:ascii="Arial" w:hAnsi="Arial" w:eastAsia="Arial" w:cs="Arial"/>
            <w:lang w:val="en-GB"/>
            <w:rPrChange w:author="Matthew Barbour" w:date="2017-09-08T13:20:35.0121434" w:id="1307665289">
              <w:rPr/>
            </w:rPrChange>
          </w:rPr>
          <w:t xml:space="preserve">consists of</w:t>
        </w:r>
      </w:ins>
      <w:ins w:author="Matthew Barbour" w:date="2017-09-08T13:20:35.0121434" w:id="265218686">
        <w:r w:rsidRPr="3BE9E585" w:rsidR="3BE9E585">
          <w:rPr>
            <w:rFonts w:ascii="Arial" w:hAnsi="Arial" w:eastAsia="Arial" w:cs="Arial"/>
            <w:lang w:val="en-GB"/>
            <w:rPrChange w:author="Matthew Barbour" w:date="2017-09-08T13:20:35.0121434" w:id="1817745477">
              <w:rPr/>
            </w:rPrChange>
          </w:rPr>
          <w:t xml:space="preserve"> </w:t>
        </w:r>
        <w:r w:rsidRPr="3BE9E585" w:rsidR="3BE9E585">
          <w:rPr>
            <w:rFonts w:ascii="Arial" w:hAnsi="Arial" w:eastAsia="Arial" w:cs="Arial"/>
            <w:lang w:val="en-GB"/>
            <w:rPrChange w:author="Matthew Barbour" w:date="2017-09-08T13:20:35.0121434" w:id="1434608915">
              <w:rPr/>
            </w:rPrChange>
          </w:rPr>
          <w:t xml:space="preserve">mutualist</w:t>
        </w:r>
      </w:ins>
      <w:ins w:author="Matthew Barbour" w:date="2017-09-08T13:25:37.8452035" w:id="804791798">
        <w:r w:rsidRPr="3BE9E585" w:rsidR="3F9C5950">
          <w:rPr>
            <w:rFonts w:ascii="Arial" w:hAnsi="Arial" w:eastAsia="Arial" w:cs="Arial"/>
            <w:lang w:val="en-GB"/>
            <w:rPrChange w:author="Matthew Barbour" w:date="2017-09-08T13:20:35.0121434" w:id="1679343351">
              <w:rPr/>
            </w:rPrChange>
          </w:rPr>
          <w:t xml:space="preserve">s</w:t>
        </w:r>
      </w:ins>
      <w:ins w:author="Matthew Barbour" w:date="2017-09-08T13:20:35.0121434" w:id="866017329">
        <w:r w:rsidRPr="3BE9E585" w:rsidR="3BE9E585">
          <w:rPr>
            <w:rFonts w:ascii="Arial" w:hAnsi="Arial" w:eastAsia="Arial" w:cs="Arial"/>
            <w:lang w:val="en-GB"/>
            <w:rPrChange w:author="Matthew Barbour" w:date="2017-09-08T13:20:35.0121434" w:id="130196613">
              <w:rPr/>
            </w:rPrChange>
          </w:rPr>
          <w:t xml:space="preserve"> or </w:t>
        </w:r>
        <w:r w:rsidRPr="3BE9E585" w:rsidR="3BE9E585">
          <w:rPr>
            <w:rFonts w:ascii="Arial" w:hAnsi="Arial" w:eastAsia="Arial" w:cs="Arial"/>
            <w:lang w:val="en-GB"/>
            <w:rPrChange w:author="Matthew Barbour" w:date="2017-09-08T13:20:35.0121434" w:id="2090964317">
              <w:rPr/>
            </w:rPrChange>
          </w:rPr>
          <w:t>ant</w:t>
        </w:r>
      </w:ins>
      <w:ins w:author="Matthew Barbour" w:date="2017-09-08T13:22:35.7703916" w:id="527731540">
        <w:r w:rsidRPr="3BE9E585" w:rsidR="5485109F">
          <w:rPr>
            <w:rFonts w:ascii="Arial" w:hAnsi="Arial" w:eastAsia="Arial" w:cs="Arial"/>
            <w:lang w:val="en-GB"/>
            <w:rPrChange w:author="Matthew Barbour" w:date="2017-09-08T13:20:35.0121434" w:id="316725314">
              <w:rPr/>
            </w:rPrChange>
          </w:rPr>
          <w:t>a</w:t>
        </w:r>
      </w:ins>
      <w:ins w:author="Matthew Barbour" w:date="2017-09-08T13:21:35.7332948" w:id="1491213091">
        <w:r w:rsidRPr="3BE9E585" w:rsidR="13A4066A">
          <w:rPr>
            <w:rFonts w:ascii="Arial" w:hAnsi="Arial" w:eastAsia="Arial" w:cs="Arial"/>
            <w:lang w:val="en-GB"/>
            <w:rPrChange w:author="Matthew Barbour" w:date="2017-09-08T13:20:35.0121434" w:id="2007264335">
              <w:rPr/>
            </w:rPrChange>
          </w:rPr>
          <w:t>g</w:t>
        </w:r>
      </w:ins>
      <w:ins w:author="Matthew Barbour" w:date="2017-09-08T13:22:35.7703916" w:id="393290541">
        <w:r w:rsidRPr="3BE9E585" w:rsidR="5485109F">
          <w:rPr>
            <w:rFonts w:ascii="Arial" w:hAnsi="Arial" w:eastAsia="Arial" w:cs="Arial"/>
            <w:lang w:val="en-GB"/>
            <w:rPrChange w:author="Matthew Barbour" w:date="2017-09-08T13:20:35.0121434" w:id="828412620">
              <w:rPr/>
            </w:rPrChange>
          </w:rPr>
          <w:t>o</w:t>
        </w:r>
      </w:ins>
      <w:ins w:author="Matthew Barbour" w:date="2017-09-08T13:21:35.7332948" w:id="1457972392">
        <w:r w:rsidRPr="3BE9E585" w:rsidR="13A4066A">
          <w:rPr>
            <w:rFonts w:ascii="Arial" w:hAnsi="Arial" w:eastAsia="Arial" w:cs="Arial"/>
            <w:lang w:val="en-GB"/>
            <w:rPrChange w:author="Matthew Barbour" w:date="2017-09-08T13:20:35.0121434" w:id="769510776">
              <w:rPr/>
            </w:rPrChange>
          </w:rPr>
          <w:t>nist</w:t>
        </w:r>
      </w:ins>
      <w:ins w:author="Matthew Barbour" w:date="2017-09-08T13:25:37.8452035" w:id="412371447">
        <w:r w:rsidRPr="3BE9E585" w:rsidR="3F9C5950">
          <w:rPr>
            <w:rFonts w:ascii="Arial" w:hAnsi="Arial" w:eastAsia="Arial" w:cs="Arial"/>
            <w:lang w:val="en-GB"/>
            <w:rPrChange w:author="Matthew Barbour" w:date="2017-09-08T13:20:35.0121434" w:id="1277139937">
              <w:rPr/>
            </w:rPrChange>
          </w:rPr>
          <w:t>s</w:t>
        </w:r>
      </w:ins>
      <w:ins w:author="Matthew Barbour" w:date="2017-09-08T13:21:35.7332948" w:id="1119491695">
        <w:r w:rsidRPr="3BE9E585" w:rsidR="13A4066A">
          <w:rPr>
            <w:rFonts w:ascii="Arial" w:hAnsi="Arial" w:eastAsia="Arial" w:cs="Arial"/>
            <w:lang w:val="en-GB"/>
            <w:rPrChange w:author="Matthew Barbour" w:date="2017-09-08T13:20:35.0121434" w:id="956953810">
              <w:rPr/>
            </w:rPrChange>
          </w:rPr>
          <w:t xml:space="preserve">.</w:t>
        </w:r>
      </w:ins>
      <w:ins w:author="Matthew Barbour" w:date="2017-09-08T13:47:49.2630568" w:id="55308958">
        <w:r w:rsidRPr="3BE9E585" w:rsidR="5DEDE5E4">
          <w:rPr>
            <w:rFonts w:ascii="Arial" w:hAnsi="Arial" w:eastAsia="Arial" w:cs="Arial"/>
            <w:lang w:val="en-GB"/>
            <w:rPrChange w:author="Matthew Barbour" w:date="2017-09-08T13:20:35.0121434" w:id="1299345070">
              <w:rPr/>
            </w:rPrChange>
          </w:rPr>
          <w:t xml:space="preserve"> </w:t>
        </w:r>
      </w:ins>
    </w:p>
    <w:p w:rsidR="021022BE" w:rsidDel="5DEDE5E4" w:rsidP="3D587B81" w:rsidRDefault="021022BE" w14:paraId="7E2469F5" w14:textId="22438580">
      <w:pPr>
        <w:pStyle w:val="Normal"/>
        <w:jc w:val="both"/>
        <w:rPr>
          <w:del w:author="Matthew Barbour" w:date="2017-09-08T13:47:49.2630568" w:id="1928798023"/>
          <w:rFonts w:ascii="Arial" w:hAnsi="Arial" w:eastAsia="Arial" w:cs="Arial"/>
          <w:lang w:val="en-GB"/>
          <w:rPrChange w:author="Matthew Barbour" w:date="2017-09-08T13:27:38.2249976" w:id="415228895">
            <w:rPr/>
          </w:rPrChange>
        </w:rPr>
        <w:pPrChange w:author="Matthew Barbour" w:date="2017-09-08T13:27:38.2249976" w:id="2137311674">
          <w:pPr/>
        </w:pPrChange>
      </w:pPr>
      <w:ins w:author="Matthew Barbour" w:date="2017-09-08T13:25:37.8452035" w:id="1103935488">
        <w:r w:rsidRPr="0707B9CC" w:rsidR="3F9C5950">
          <w:rPr>
            <w:rFonts w:ascii="Arial" w:hAnsi="Arial" w:eastAsia="Arial" w:cs="Arial"/>
            <w:lang w:val="en-GB"/>
            <w:rPrChange w:author="Matthew Barbour" w:date="2017-09-07T10:11:47.9542964" w:id="637758153">
              <w:rPr/>
            </w:rPrChange>
          </w:rPr>
          <w:t xml:space="preserve">T</w:t>
        </w:r>
      </w:ins>
      <w:ins w:author="Matthew Barbour" w:date="2017-09-08T13:23:36.9235104" w:id="1466898158">
        <w:r w:rsidRPr="0707B9CC" w:rsidR="003ED2F3">
          <w:rPr>
            <w:rFonts w:ascii="Arial" w:hAnsi="Arial" w:eastAsia="Arial" w:cs="Arial"/>
            <w:lang w:val="en-GB"/>
            <w:rPrChange w:author="Matthew Barbour" w:date="2017-09-07T10:11:47.9542964" w:id="1713812931">
              <w:rPr/>
            </w:rPrChange>
          </w:rPr>
          <w:t xml:space="preserve">h</w:t>
        </w:r>
      </w:ins>
      <w:ins w:author="Matthew Barbour" w:date="2017-09-08T14:32:07.2002498" w:id="61359101">
        <w:r w:rsidRPr="0707B9CC" w:rsidR="564F162F">
          <w:rPr>
            <w:rFonts w:ascii="Arial" w:hAnsi="Arial" w:eastAsia="Arial" w:cs="Arial"/>
            <w:lang w:val="en-GB"/>
            <w:rPrChange w:author="Matthew Barbour" w:date="2017-09-07T10:11:47.9542964" w:id="732573261">
              <w:rPr/>
            </w:rPrChange>
          </w:rPr>
          <w:t xml:space="preserve">e strength of this </w:t>
        </w:r>
      </w:ins>
      <w:ins w:author="Matthew Barbour" w:date="2017-09-08T13:23:36.9235104" w:id="2006519987">
        <w:r w:rsidRPr="0707B9CC" w:rsidR="003ED2F3">
          <w:rPr>
            <w:rFonts w:ascii="Arial" w:hAnsi="Arial" w:eastAsia="Arial" w:cs="Arial"/>
            <w:lang w:val="en-GB"/>
            <w:rPrChange w:author="Matthew Barbour" w:date="2017-09-07T10:11:47.9542964" w:id="726272746">
              <w:rPr/>
            </w:rPrChange>
          </w:rPr>
          <w:t xml:space="preserve">diversity-structure relationship</w:t>
        </w:r>
      </w:ins>
      <w:ins w:author="Matthew Barbour" w:date="2017-09-08T14:33:07.4970051" w:id="99762203">
        <w:r w:rsidRPr="0707B9CC" w:rsidR="14633011">
          <w:rPr>
            <w:rFonts w:ascii="Arial" w:hAnsi="Arial" w:eastAsia="Arial" w:cs="Arial"/>
            <w:lang w:val="en-GB"/>
            <w:rPrChange w:author="Matthew Barbour" w:date="2017-09-07T10:11:47.9542964" w:id="964512452">
              <w:rPr/>
            </w:rPrChange>
          </w:rPr>
          <w:t xml:space="preserve">, however, is</w:t>
        </w:r>
      </w:ins>
      <w:ins w:author="Matthew Barbour" w:date="2017-09-08T13:23:36.9235104" w:id="627471827">
        <w:r w:rsidRPr="0707B9CC" w:rsidR="2AB57D2F">
          <w:rPr>
            <w:rFonts w:ascii="Arial" w:hAnsi="Arial" w:eastAsia="Arial" w:cs="Arial"/>
            <w:lang w:val="en-GB"/>
            <w:rPrChange w:author="Matthew Barbour" w:date="2017-09-07T10:11:47.9542964" w:id="1394711296">
              <w:rPr/>
            </w:rPrChange>
          </w:rPr>
          <w:t xml:space="preserve"> </w:t>
        </w:r>
      </w:ins>
      <w:ins w:author="Matthew Barbour" w:date="2017-09-08T13:14:32.2133708" w:id="1071834006">
        <w:r w:rsidRPr="0707B9CC" w:rsidR="003ED2F3">
          <w:rPr>
            <w:rFonts w:ascii="Arial" w:hAnsi="Arial" w:eastAsia="Arial" w:cs="Arial"/>
            <w:lang w:val="en-GB"/>
            <w:rPrChange w:author="Matthew Barbour" w:date="2017-09-07T10:11:47.9542964" w:id="1197388501">
              <w:rPr/>
            </w:rPrChange>
          </w:rPr>
          <w:t xml:space="preserve">contingent on the specialization of the anim</w:t>
        </w:r>
      </w:ins>
      <w:ins w:author="Matthew Barbour" w:date="2017-09-08T13:15:32.3778289" w:id="1847469925">
        <w:r w:rsidRPr="0707B9CC" w:rsidR="45675D7E">
          <w:rPr>
            <w:rFonts w:ascii="Arial" w:hAnsi="Arial" w:eastAsia="Arial" w:cs="Arial"/>
            <w:lang w:val="en-GB"/>
            <w:rPrChange w:author="Matthew Barbour" w:date="2017-09-07T10:11:47.9542964" w:id="267886731">
              <w:rPr/>
            </w:rPrChange>
          </w:rPr>
          <w:t xml:space="preserve">al community (Fig.</w:t>
        </w:r>
      </w:ins>
      <w:ins w:author="Matthew Barbour" w:date="2017-09-09T08:49:41.5504758" w:id="269749065">
        <w:r w:rsidRPr="0707B9CC" w:rsidR="5ECCF8AD">
          <w:rPr>
            <w:rFonts w:ascii="Arial" w:hAnsi="Arial" w:eastAsia="Arial" w:cs="Arial"/>
            <w:lang w:val="en-GB"/>
            <w:rPrChange w:author="Matthew Barbour" w:date="2017-09-07T10:11:47.9542964" w:id="690777820">
              <w:rPr/>
            </w:rPrChange>
          </w:rPr>
          <w:t xml:space="preserve"> 1</w:t>
        </w:r>
        <w:proofErr w:type="gramStart"/>
      </w:ins>
      <w:ins w:author="Matthew Barbour" w:date="2017-09-09T08:49:41.5504758" w:id="1115387869">
        <w:proofErr w:type="gramEnd"/>
      </w:ins>
      <w:ins w:author="Matthew Barbour" w:date="2017-09-08T13:15:32.3778289" w:id="1533950071">
        <w:r w:rsidRPr="0707B9CC" w:rsidR="45675D7E">
          <w:rPr>
            <w:rFonts w:ascii="Arial" w:hAnsi="Arial" w:eastAsia="Arial" w:cs="Arial"/>
            <w:lang w:val="en-GB"/>
            <w:rPrChange w:author="Matthew Barbour" w:date="2017-09-07T10:11:47.9542964" w:id="424872498">
              <w:rPr/>
            </w:rPrChange>
          </w:rPr>
          <w:t xml:space="preserve">).</w:t>
        </w:r>
      </w:ins>
      <w:ins w:author="Matthew Barbour" w:date="2017-09-08T13:26:37.5620006" w:id="140611827">
        <w:r w:rsidRPr="0707B9CC" w:rsidR="33C25B1B">
          <w:rPr>
            <w:rFonts w:ascii="Arial" w:hAnsi="Arial" w:eastAsia="Arial" w:cs="Arial"/>
            <w:lang w:val="en-GB"/>
            <w:rPrChange w:author="Matthew Barbour" w:date="2017-09-07T10:11:47.9542964" w:id="2087903147">
              <w:rPr/>
            </w:rPrChange>
          </w:rPr>
          <w:t xml:space="preserve"> For example, </w:t>
        </w:r>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proofErr w:type="spellStart"/>
        <w:r w:rsidRPr="0707B9CC" w:rsidR="33C25B1B">
          <w:rPr>
            <w:rFonts w:ascii="Arial" w:hAnsi="Arial" w:eastAsia="Arial" w:cs="Arial"/>
            <w:lang w:val="en-GB"/>
            <w:rPrChange w:author="Matthew Barbour" w:date="2017-09-07T10:11:47.9542964" w:id="318355107">
              <w:rPr/>
            </w:rPrChange>
          </w:rPr>
          <w:t xml:space="preserve">nestedness</w:t>
        </w:r>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proofErr w:type="spellEnd"/>
        <w:r w:rsidRPr="0707B9CC" w:rsidR="33C25B1B">
          <w:rPr>
            <w:rFonts w:ascii="Arial" w:hAnsi="Arial" w:eastAsia="Arial" w:cs="Arial"/>
            <w:lang w:val="en-GB"/>
            <w:rPrChange w:author="Matthew Barbour" w:date="2017-09-07T10:11:47.9542964" w:id="1501988253">
              <w:rPr/>
            </w:rPrChange>
          </w:rPr>
          <w:t xml:space="preserve"> decreases much more rapidly with plant functional diversity when there are a high</w:t>
        </w:r>
      </w:ins>
      <w:ins w:author="Matthew Barbour" w:date="2017-09-08T13:27:38.2249976" w:id="316103288">
        <w:r w:rsidRPr="0707B9CC" w:rsidR="3D587B81">
          <w:rPr>
            <w:rFonts w:ascii="Arial" w:hAnsi="Arial" w:eastAsia="Arial" w:cs="Arial"/>
            <w:lang w:val="en-GB"/>
            <w:rPrChange w:author="Matthew Barbour" w:date="2017-09-07T10:11:47.9542964" w:id="632507398">
              <w:rPr/>
            </w:rPrChange>
          </w:rPr>
          <w:t xml:space="preserve">er proportion of specialists in the animal community. </w:t>
        </w:r>
      </w:ins>
      <w:ins w:author="Matthew Barbour" w:date="2017-09-08T14:34:08.1518801" w:id="1017164350">
        <w:r w:rsidRPr="0707B9CC" w:rsidR="1A33250D">
          <w:rPr>
            <w:rFonts w:ascii="Arial" w:hAnsi="Arial" w:eastAsia="Arial" w:cs="Arial"/>
            <w:lang w:val="en-GB"/>
            <w:rPrChange w:author="Matthew Barbour" w:date="2017-09-07T10:11:47.9542964" w:id="240586606">
              <w:rPr/>
            </w:rPrChange>
          </w:rPr>
          <w:t xml:space="preserve">T</w:t>
        </w:r>
        <w:r w:rsidRPr="0707B9CC" w:rsidR="1A33250D">
          <w:rPr>
            <w:rFonts w:ascii="Arial" w:hAnsi="Arial" w:eastAsia="Arial" w:cs="Arial"/>
            <w:lang w:val="en-GB"/>
            <w:rPrChange w:author="Matthew Barbour" w:date="2017-09-07T10:11:47.9542964" w:id="1604569827">
              <w:rPr/>
            </w:rPrChange>
          </w:rPr>
          <w:t xml:space="preserve">h</w:t>
        </w:r>
        <w:r w:rsidRPr="0707B9CC" w:rsidR="1A33250D">
          <w:rPr>
            <w:rFonts w:ascii="Arial" w:hAnsi="Arial" w:eastAsia="Arial" w:cs="Arial"/>
            <w:lang w:val="en-GB"/>
            <w:rPrChange w:author="Matthew Barbour" w:date="2017-09-07T10:11:47.9542964" w:id="1317284129">
              <w:rPr/>
            </w:rPrChange>
          </w:rPr>
          <w:t xml:space="preserve">e</w:t>
        </w:r>
        <w:r w:rsidRPr="0707B9CC" w:rsidR="1A33250D">
          <w:rPr>
            <w:rFonts w:ascii="Arial" w:hAnsi="Arial" w:eastAsia="Arial" w:cs="Arial"/>
            <w:lang w:val="en-GB"/>
            <w:rPrChange w:author="Matthew Barbour" w:date="2017-09-07T10:11:47.9542964" w:id="1258947551">
              <w:rPr/>
            </w:rPrChange>
          </w:rPr>
          <w:t xml:space="preserve">refore, </w:t>
        </w:r>
        <w:r w:rsidRPr="0707B9CC" w:rsidR="1A33250D">
          <w:rPr>
            <w:rFonts w:ascii="Arial" w:hAnsi="Arial" w:eastAsia="Arial" w:cs="Arial"/>
            <w:lang w:val="en-GB"/>
            <w:rPrChange w:author="Matthew Barbour" w:date="2017-09-07T10:11:47.9542964" w:id="1321260651">
              <w:rPr/>
            </w:rPrChange>
          </w:rPr>
          <w:t xml:space="preserve">plant functional diversity and trait composition of the animal community </w:t>
        </w:r>
      </w:ins>
      <w:ins w:author="Matthew Barbour" w:date="2017-09-08T14:35:09.1329245" w:id="411363770">
        <w:r w:rsidRPr="0707B9CC" w:rsidR="29C0C31F">
          <w:rPr>
            <w:rFonts w:ascii="Arial" w:hAnsi="Arial" w:eastAsia="Arial" w:cs="Arial"/>
            <w:lang w:val="en-GB"/>
            <w:rPrChange w:author="Matthew Barbour" w:date="2017-09-07T10:11:47.9542964" w:id="194269125">
              <w:rPr/>
            </w:rPrChange>
          </w:rPr>
          <w:t xml:space="preserve">interact to determine network structure.</w:t>
        </w:r>
      </w:ins>
    </w:p>
    <w:p w:rsidR="021022BE" w:rsidDel="418C5104" w:rsidP="311E2DAF" w:rsidRDefault="021022BE" w14:paraId="63786C86" w14:textId="6D2EC81C">
      <w:pPr>
        <w:pStyle w:val="Normal"/>
        <w:jc w:val="both"/>
        <w:rPr>
          <w:rFonts w:ascii="Arial" w:hAnsi="Arial" w:eastAsia="Arial" w:cs="Arial"/>
          <w:lang w:val="en-GB"/>
          <w:rPrChange w:author="Matthew Barbour" w:date="2017-09-11T10:48:36.0550303" w:id="1805713627">
            <w:rPr/>
          </w:rPrChange>
        </w:rPr>
        <w:rPr>
          <w:rFonts w:ascii="Arial" w:hAnsi="Arial" w:eastAsia="Arial" w:cs="Arial"/>
          <w:lang w:val="en-GB"/>
          <w:rPrChange w:author="Matthew Barbour" w:date="2017-09-07T10:11:47.9542964" w:id="869659464">
            <w:rPr/>
          </w:rPrChange>
        </w:rPr>
        <w:pPrChange w:author="Matthew Barbour" w:date="2017-09-11T10:48:36.0550303" w:id="2137311674">
          <w:pPr/>
        </w:pPrChange>
      </w:pPr>
    </w:p>
    <w:p w:rsidR="6193EA2A" w:rsidDel="31879F69" w:rsidP="6193EA2A" w:rsidRDefault="6193EA2A" w14:paraId="723AB9D5" w14:textId="2E4B903B">
      <w:pPr>
        <w:pStyle w:val="Normal"/>
        <w:jc w:val="both"/>
        <w:rPr>
          <w:del w:author="Matthew Barbour" w:date="2017-09-08T14:39:10.4165908" w:id="347383118"/>
          <w:rFonts w:ascii="Arial" w:hAnsi="Arial" w:eastAsia="Arial" w:cs="Arial"/>
          <w:lang w:val="en-GB"/>
          <w:rPrChange w:author="Matthew Barbour" w:date="2017-09-08T14:38:09.838857" w:id="1384566091">
            <w:rPr/>
          </w:rPrChange>
        </w:rPr>
        <w:pPrChange w:author="Matthew Barbour" w:date="2017-09-08T14:38:09.838857" w:id="2028279087">
          <w:pPr/>
        </w:pPrChange>
      </w:pPr>
    </w:p>
    <w:p w:rsidR="31879F69" w:rsidP="31879F69" w:rsidRDefault="31879F69" w14:paraId="4E3E61EC" w14:textId="44B8A746">
      <w:pPr>
        <w:pStyle w:val="Normal"/>
        <w:jc w:val="both"/>
        <w:rPr>
          <w:rFonts w:ascii="Arial" w:hAnsi="Arial" w:eastAsia="Arial" w:cs="Arial"/>
          <w:lang w:val="en-GB"/>
          <w:rPrChange w:author="Matthew Barbour" w:date="2017-09-08T14:39:10.4165908" w:id="1818168689">
            <w:rPr/>
          </w:rPrChange>
        </w:rPr>
        <w:pPrChange w:author="Matthew Barbour" w:date="2017-09-08T14:39:10.4165908" w:id="1623813186">
          <w:pPr/>
        </w:pPrChange>
      </w:pPr>
    </w:p>
    <w:tbl>
      <w:tblPr>
        <w:tblStyle w:val="TableGrid"/>
        <w:tblW w:w="0" w:type="auto"/>
        <w:tblLook w:val="04A0" w:firstRow="1" w:lastRow="0" w:firstColumn="1" w:lastColumn="0" w:noHBand="0" w:noVBand="1"/>
      </w:tblPr>
      <w:tblGrid>
        <w:gridCol w:w="9072"/>
      </w:tblGrid>
      <w:tr w:rsidR="31879F69" w:rsidTr="6B412D63" w14:paraId="06D39737">
        <w:trPr>
          <w:ins w:author="Matthew Barbour" w:date="2017-09-08T14:39:10.4165908" w:id="1206130230"/>
        </w:trPr>
        <w:tc>
          <w:tcPr>
            <w:tcW w:w="9072" w:type="dxa"/>
            <w:tcMar/>
          </w:tcPr>
          <w:p w:rsidR="31879F69" w:rsidP="6B412D63" w:rsidRDefault="31879F69" w14:paraId="285CF62D" w14:textId="07BFD51E">
            <w:pPr>
              <w:jc w:val="center"/>
              <w:rPr>
                <w:rFonts w:hAnsi="Calibri" w:eastAsia="" w:cs="Arial" w:hAnsiTheme="minorAscii" w:eastAsiaTheme="minorEastAsia" w:cstheme="minorBidi"/>
                <w:lang w:val="en-GB"/>
                <w:rPrChange w:author="Matthew Barbour" w:date="2017-09-11T10:34:47.6027218" w:id="34903167">
                  <w:rPr/>
                </w:rPrChange>
              </w:rPr>
              <w:pPrChange w:author="Matthew Barbour" w:date="2017-09-11T10:34:47.6027218" w:id="645090115">
                <w:pPr/>
              </w:pPrChange>
            </w:pPr>
            <w:ins w:author="Matthew Barbour" w:date="2017-09-11T10:34:47.6027218" w:id="561756819">
              <w:r>
                <w:drawing>
                  <wp:inline wp14:editId="567325A0" wp14:anchorId="6A204693">
                    <wp:extent cx="5616061" cy="3966343"/>
                    <wp:effectExtent l="0" t="0" r="0" b="0"/>
                    <wp:docPr id="702822127" name="picture" title=""/>
                    <wp:cNvGraphicFramePr>
                      <a:graphicFrameLocks noChangeAspect="1"/>
                    </wp:cNvGraphicFramePr>
                    <a:graphic>
                      <a:graphicData uri="http://schemas.openxmlformats.org/drawingml/2006/picture">
                        <pic:pic>
                          <pic:nvPicPr>
                            <pic:cNvPr id="0" name="picture"/>
                            <pic:cNvPicPr/>
                          </pic:nvPicPr>
                          <pic:blipFill>
                            <a:blip r:embed="R9648061278a44ebd">
                              <a:extLst>
                                <a:ext xmlns:a="http://schemas.openxmlformats.org/drawingml/2006/main" uri="{28A0092B-C50C-407E-A947-70E740481C1C}">
                                  <a14:useLocalDpi val="0"/>
                                </a:ext>
                              </a:extLst>
                            </a:blip>
                            <a:stretch>
                              <a:fillRect/>
                            </a:stretch>
                          </pic:blipFill>
                          <pic:spPr>
                            <a:xfrm>
                              <a:off x="0" y="0"/>
                              <a:ext cx="5616061" cy="3966343"/>
                            </a:xfrm>
                            <a:prstGeom prst="rect">
                              <a:avLst/>
                            </a:prstGeom>
                          </pic:spPr>
                        </pic:pic>
                      </a:graphicData>
                    </a:graphic>
                  </wp:inline>
                </w:drawing>
              </w:r>
            </w:ins>
          </w:p>
        </w:tc>
      </w:tr>
      <w:tr w:rsidR="31879F69" w:rsidTr="6B412D63" w14:paraId="161599AA">
        <w:trPr>
          <w:ins w:author="Matthew Barbour" w:date="2017-09-08T14:39:10.4165908" w:id="768319431"/>
        </w:trPr>
        <w:tc>
          <w:tcPr>
            <w:tcW w:w="9072" w:type="dxa"/>
            <w:tcMar/>
          </w:tcPr>
          <w:p w:rsidR="31879F69" w:rsidP="086CCCAC" w:rsidRDefault="31879F69" w14:paraId="60C083BD" w14:noSpellErr="1" w14:textId="5A6323CC">
            <w:pPr>
              <w:jc w:val="both"/>
              <w:rPr>
                <w:rFonts w:hAnsi="Calibri" w:eastAsia="" w:cs="Arial" w:hAnsiTheme="minorAscii" w:eastAsiaTheme="minorEastAsia" w:cstheme="minorBidi"/>
                <w:lang w:val="en-GB"/>
                <w:rPrChange w:author="Matthew Barbour" w:date="2017-09-11T10:03:50.8293326" w:id="495520683">
                  <w:rPr/>
                </w:rPrChange>
              </w:rPr>
              <w:pPrChange w:author="Matthew Barbour" w:date="2017-09-11T10:03:50.8293326" w:id="467791225">
                <w:pPr/>
              </w:pPrChange>
            </w:pPr>
            <w:ins w:author="Matthew Barbour" w:date="2017-09-08T14:39:10.4165908" w:id="1626479112">
              <w:r w:rsidRPr="31879F69" w:rsidR="31879F69">
                <w:rPr>
                  <w:rFonts w:hAnsi="Calibri" w:eastAsia="" w:cs="Arial" w:hAnsiTheme="minorAscii" w:eastAsiaTheme="minorEastAsia" w:cstheme="minorBidi"/>
                  <w:b w:val="1"/>
                  <w:bCs w:val="1"/>
                  <w:sz w:val="18"/>
                  <w:szCs w:val="18"/>
                  <w:lang w:val="en-GB"/>
                  <w:rPrChange w:author="Matthew Barbour" w:date="2017-09-08T14:39:10.4165908" w:id="2048786052">
                    <w:rPr/>
                  </w:rPrChange>
                </w:rPr>
                <w:t>Figure 2</w:t>
              </w:r>
              <w:r w:rsidRPr="31879F69" w:rsidR="31879F69">
                <w:rPr>
                  <w:rFonts w:hAnsi="Calibri" w:eastAsia="" w:cs="Arial" w:hAnsiTheme="minorAscii" w:eastAsiaTheme="minorEastAsia" w:cstheme="minorBidi"/>
                  <w:b w:val="1"/>
                  <w:bCs w:val="1"/>
                  <w:sz w:val="18"/>
                  <w:szCs w:val="18"/>
                  <w:lang w:val="en-GB"/>
                  <w:rPrChange w:author="Matthew Barbour" w:date="2017-09-08T14:39:10.4165908" w:id="1332082649">
                    <w:rPr/>
                  </w:rPrChange>
                </w:rPr>
                <w:t xml:space="preserve"> | </w:t>
              </w:r>
            </w:ins>
            <w:ins w:author="Matthew Barbour" w:date="2017-09-11T10:03:50.8293326" w:id="512610668">
              <w:r w:rsidRPr="31879F69" w:rsidR="086CCCAC">
                <w:rPr>
                  <w:rFonts w:hAnsi="Calibri" w:eastAsia="" w:cs="Arial" w:hAnsiTheme="minorAscii" w:eastAsiaTheme="minorEastAsia" w:cstheme="minorBidi"/>
                  <w:b w:val="1"/>
                  <w:bCs w:val="1"/>
                  <w:sz w:val="18"/>
                  <w:szCs w:val="18"/>
                  <w:lang w:val="en-GB"/>
                  <w:rPrChange w:author="Matthew Barbour" w:date="2017-09-08T14:39:10.4165908" w:id="539948005">
                    <w:rPr/>
                  </w:rPrChange>
                </w:rPr>
                <w:t xml:space="preserve">Predicted network architecture of plant-animal interactions </w:t>
              </w:r>
            </w:ins>
            <w:ins w:author="Matthew Barbour" w:date="2017-09-08T14:39:10.4165908" w:id="82128474">
              <w:r w:rsidRPr="31879F69" w:rsidR="31879F69">
                <w:rPr>
                  <w:rFonts w:hAnsi="Calibri" w:eastAsia="" w:cs="Arial" w:hAnsiTheme="minorAscii" w:eastAsiaTheme="minorEastAsia" w:cstheme="minorBidi"/>
                  <w:b w:val="1"/>
                  <w:bCs w:val="1"/>
                  <w:sz w:val="18"/>
                  <w:szCs w:val="18"/>
                  <w:lang w:val="en-GB"/>
                  <w:rPrChange w:author="Matthew Barbour" w:date="2017-09-08T14:39:10.4165908" w:id="1098030451">
                    <w:rPr/>
                  </w:rPrChange>
                </w:rPr>
                <w:t xml:space="preserve">due </w:t>
              </w:r>
              <w:r w:rsidRPr="31879F69" w:rsidR="31879F69">
                <w:rPr>
                  <w:rFonts w:hAnsi="Calibri" w:eastAsia="" w:cs="Arial" w:hAnsiTheme="minorAscii" w:eastAsiaTheme="minorEastAsia" w:cstheme="minorBidi"/>
                  <w:b w:val="1"/>
                  <w:bCs w:val="1"/>
                  <w:sz w:val="18"/>
                  <w:szCs w:val="18"/>
                  <w:lang w:val="en-GB"/>
                  <w:rPrChange w:author="Matthew Barbour" w:date="2017-09-08T14:39:10.4165908" w:id="528166795">
                    <w:rPr/>
                  </w:rPrChange>
                </w:rPr>
                <w:t xml:space="preserve">to </w:t>
              </w:r>
              <w:r w:rsidRPr="31879F69" w:rsidR="31879F69">
                <w:rPr>
                  <w:rFonts w:hAnsi="Calibri" w:eastAsia="" w:cs="Arial" w:hAnsiTheme="minorAscii" w:eastAsiaTheme="minorEastAsia" w:cstheme="minorBidi"/>
                  <w:b w:val="1"/>
                  <w:bCs w:val="1"/>
                  <w:sz w:val="18"/>
                  <w:szCs w:val="18"/>
                  <w:lang w:val="en-GB"/>
                  <w:rPrChange w:author="Matthew Barbour" w:date="2017-09-08T14:39:10.4165908" w:id="1898571697">
                    <w:rPr/>
                  </w:rPrChange>
                </w:rPr>
                <w:t xml:space="preserve">variation in plant functional diversity </w:t>
              </w:r>
              <w:r w:rsidRPr="31879F69" w:rsidR="31879F69">
                <w:rPr>
                  <w:rFonts w:hAnsi="Calibri" w:eastAsia="" w:cs="Arial" w:hAnsiTheme="minorAscii" w:eastAsiaTheme="minorEastAsia" w:cstheme="minorBidi"/>
                  <w:b w:val="1"/>
                  <w:bCs w:val="1"/>
                  <w:sz w:val="18"/>
                  <w:szCs w:val="18"/>
                  <w:lang w:val="en-GB"/>
                  <w:rPrChange w:author="Matthew Barbour" w:date="2017-09-08T14:39:10.4165908" w:id="1068954274">
                    <w:rPr/>
                  </w:rPrChange>
                </w:rPr>
                <w:t xml:space="preserve">and the proportion of specialist animal species. </w:t>
              </w:r>
            </w:ins>
          </w:p>
        </w:tc>
      </w:tr>
    </w:tbl>
    <w:p w:rsidR="31879F69" w:rsidP="31879F69" w:rsidRDefault="31879F69" w14:paraId="6D462374" w14:textId="44B8A746">
      <w:pPr>
        <w:pStyle w:val="Normal"/>
        <w:jc w:val="both"/>
        <w:rPr>
          <w:rFonts w:ascii="Arial" w:hAnsi="Arial" w:eastAsia="Arial" w:cs="Arial"/>
          <w:lang w:val="en-GB"/>
          <w:rPrChange w:author="Matthew Barbour" w:date="2017-09-08T14:39:10.4165908" w:id="953740390">
            <w:rPr/>
          </w:rPrChange>
        </w:rPr>
        <w:pPrChange w:author="Matthew Barbour" w:date="2017-09-08T14:39:10.4165908" w:id="365198604">
          <w:pPr/>
        </w:pPrChange>
      </w:pPr>
    </w:p>
    <w:p w:rsidR="418C5104" w:rsidDel="5DEDE5E4" w:rsidP="003ED2F3" w:rsidRDefault="418C5104" w14:paraId="6437AA8E" w14:textId="1D62B2FD">
      <w:pPr>
        <w:pStyle w:val="Normal"/>
        <w:jc w:val="both"/>
        <w:rPr>
          <w:del w:author="Matthew Barbour" w:date="2017-09-08T13:47:49.2630568" w:id="2010624093"/>
          <w:rFonts w:hAnsi="Calibri" w:eastAsia="" w:cs="Arial" w:hAnsiTheme="minorAscii" w:eastAsiaTheme="minorEastAsia" w:cstheme="minorBidi"/>
          <w:rPrChange w:author="Matthew Barbour" w:date="2017-09-08T13:14:32.2133708" w:id="535768483">
            <w:rPr/>
          </w:rPrChange>
        </w:rPr>
        <w:pPrChange w:author="Matthew Barbour" w:date="2017-09-08T13:14:32.2133708" w:id="763737917">
          <w:pPr/>
        </w:pPrChange>
      </w:pPr>
    </w:p>
    <w:p w:rsidR="13E96660" w:rsidDel="5D758674" w:rsidP="13E96660" w:rsidRDefault="13E96660" w14:noSpellErr="1" w14:paraId="0B88DD40" w14:textId="582ABB42">
      <w:pPr>
        <w:pStyle w:val="Normal"/>
        <w:rPr>
          <w:ins w:author="Matthew Barbour" w:date="2017-09-07T10:50:12.9192793" w:id="1256607009"/>
          <w:del w:author="Matthew Barbour" w:date="2017-09-08T08:40:38.1943187" w:id="2144941152"/>
          <w:rFonts w:ascii="Arial" w:hAnsi="Arial" w:eastAsia="Arial" w:cs="Arial"/>
          <w:lang w:val="en-GB"/>
          <w:rPrChange w:author="Matthew Barbour" w:date="2017-09-07T10:50:12.9192793" w:id="1218634828">
            <w:rPr/>
          </w:rPrChange>
        </w:rPr>
        <w:pPrChange w:author="Matthew Barbour" w:date="2017-09-07T10:50:12.9192793" w:id="935533493">
          <w:pPr/>
        </w:pPrChange>
      </w:pPr>
    </w:p>
    <w:p w:rsidR="5D758674" w:rsidP="2648ECAB" w:rsidRDefault="5D758674" w14:paraId="4F5F1444" w14:textId="4F32FE26" w14:noSpellErr="1">
      <w:pPr>
        <w:pStyle w:val="Normal"/>
        <w:jc w:val="both"/>
        <w:rPr>
          <w:rFonts w:hAnsi="Calibri" w:eastAsia="" w:cs="Arial" w:hAnsiTheme="minorAscii" w:eastAsiaTheme="minorEastAsia" w:cstheme="minorBidi"/>
          <w:lang w:val="en-GB"/>
          <w:rPrChange w:author="Matthew Barbour" w:date="2017-09-11T12:54:23.6252844" w:id="763582806">
            <w:rPr/>
          </w:rPrChange>
        </w:rPr>
        <w:pPrChange w:author="Matthew Barbour" w:date="2017-09-11T12:54:23.6252844" w:id="473192368">
          <w:pPr/>
        </w:pPrChange>
      </w:pPr>
      <w:ins w:author="Matthew Barbour" w:date="2017-09-08T08:40:38.1943187" w:id="1508928563">
        <w:r w:rsidRPr="2DD06F01" w:rsidR="5D758674">
          <w:rPr>
            <w:rFonts w:ascii="Calibri Light" w:hAnsi="Calibri Light" w:eastAsia="Calibri Light" w:cs="Calibri Light" w:asciiTheme="majorAscii" w:hAnsiTheme="majorAscii" w:eastAsiaTheme="majorAscii" w:cstheme="majorAscii"/>
            <w:color w:val="4471C4" w:themeColor="accent1" w:themeTint="FF" w:themeShade="FF"/>
            <w:sz w:val="32"/>
            <w:szCs w:val="32"/>
            <w:lang w:val="en-GB"/>
            <w:rPrChange w:author="Matthew Barbour" w:date="2017-09-09T09:15:47.4800561" w:id="1898935839">
              <w:rPr/>
            </w:rPrChange>
          </w:rPr>
          <w:t>Future Directions</w:t>
        </w:r>
      </w:ins>
    </w:p>
    <w:p w:rsidR="13E96660" w:rsidP="2B6ED240" w:rsidRDefault="13E96660" w14:paraId="5C6D52D2" w14:textId="75354E5E">
      <w:pPr>
        <w:pStyle w:val="Normal"/>
        <w:rPr>
          <w:rFonts w:ascii="Arial" w:hAnsi="Arial" w:eastAsia="Arial" w:cs="Arial"/>
          <w:lang w:val="en-GB"/>
          <w:rPrChange w:author="Matthew Barbour" w:date="2017-09-11T10:02:50.4306625" w:id="428145638">
            <w:rPr/>
          </w:rPrChange>
        </w:rPr>
        <w:pPrChange w:author="Matthew Barbour" w:date="2017-09-11T10:02:50.4306625" w:id="1984184431">
          <w:pPr/>
        </w:pPrChange>
      </w:pPr>
      <w:ins w:author="Matthew Barbour" w:date="2017-09-07T10:52:14.0653801" w:id="1301736610">
        <w:r w:rsidRPr="13E96660" w:rsidR="5A9DEAEB">
          <w:rPr>
            <w:rFonts w:ascii="Arial" w:hAnsi="Arial" w:eastAsia="Arial" w:cs="Arial"/>
            <w:lang w:val="en-GB"/>
            <w:rPrChange w:author="Matthew Barbour" w:date="2017-09-07T10:50:12.9192793" w:id="156097539">
              <w:rPr/>
            </w:rPrChange>
          </w:rPr>
          <w:t>O</w:t>
        </w:r>
      </w:ins>
      <w:ins w:author="Matthew Barbour" w:date="2017-09-07T10:50:12.9192793" w:id="378336718">
        <w:r w:rsidRPr="13E96660" w:rsidR="13E96660">
          <w:rPr>
            <w:rFonts w:ascii="Arial" w:hAnsi="Arial" w:eastAsia="Arial" w:cs="Arial"/>
            <w:lang w:val="en-GB"/>
            <w:rPrChange w:author="Matthew Barbour" w:date="2017-09-07T10:50:12.9192793" w:id="924691730">
              <w:rPr/>
            </w:rPrChange>
          </w:rPr>
          <w:t>ur heuristic model takes an important step towa</w:t>
        </w:r>
      </w:ins>
      <w:ins w:author="Matthew Barbour" w:date="2017-09-07T10:51:13.1848534" w:id="1475951387">
        <w:r w:rsidRPr="13E96660" w:rsidR="3DC05978">
          <w:rPr>
            <w:rFonts w:ascii="Arial" w:hAnsi="Arial" w:eastAsia="Arial" w:cs="Arial"/>
            <w:lang w:val="en-GB"/>
            <w:rPrChange w:author="Matthew Barbour" w:date="2017-09-07T10:50:12.9192793" w:id="124042579">
              <w:rPr/>
            </w:rPrChange>
          </w:rPr>
          <w:t xml:space="preserve">rd predicting the </w:t>
        </w:r>
      </w:ins>
      <w:ins w:author="Matthew Barbour" w:date="2017-09-08T13:30:40.1840345" w:id="655231341">
        <w:r w:rsidRPr="13E96660" w:rsidR="79DC1180">
          <w:rPr>
            <w:rFonts w:ascii="Arial" w:hAnsi="Arial" w:eastAsia="Arial" w:cs="Arial"/>
            <w:lang w:val="en-GB"/>
            <w:rPrChange w:author="Matthew Barbour" w:date="2017-09-07T10:50:12.9192793" w:id="1469911381">
              <w:rPr/>
            </w:rPrChange>
          </w:rPr>
          <w:t xml:space="preserve">relationship between plant diversity and network structure</w:t>
        </w:r>
      </w:ins>
      <w:ins w:author="Matthew Barbour" w:date="2017-09-07T10:52:14.0653801" w:id="39021358">
        <w:r w:rsidRPr="13E96660" w:rsidR="5A9DEAEB">
          <w:rPr>
            <w:rFonts w:ascii="Arial" w:hAnsi="Arial" w:eastAsia="Arial" w:cs="Arial"/>
            <w:lang w:val="en-GB"/>
            <w:rPrChange w:author="Matthew Barbour" w:date="2017-09-07T10:50:12.9192793" w:id="991070066">
              <w:rPr/>
            </w:rPrChange>
          </w:rPr>
          <w:t xml:space="preserve">; however, these predictions </w:t>
        </w:r>
      </w:ins>
      <w:ins w:author="Matthew Barbour" w:date="2017-09-08T08:41:39.5912457" w:id="2019618803">
        <w:r w:rsidRPr="13E96660" w:rsidR="1DC0D2B5">
          <w:rPr>
            <w:rFonts w:ascii="Arial" w:hAnsi="Arial" w:eastAsia="Arial" w:cs="Arial"/>
            <w:lang w:val="en-GB"/>
            <w:rPrChange w:author="Matthew Barbour" w:date="2017-09-07T10:50:12.9192793" w:id="798084810">
              <w:rPr/>
            </w:rPrChange>
          </w:rPr>
          <w:t>need to</w:t>
        </w:r>
      </w:ins>
      <w:ins w:author="Matthew Barbour" w:date="2017-09-07T10:52:14.0653801" w:id="1518747726">
        <w:r w:rsidRPr="13E96660" w:rsidR="5A9DEAEB">
          <w:rPr>
            <w:rFonts w:ascii="Arial" w:hAnsi="Arial" w:eastAsia="Arial" w:cs="Arial"/>
            <w:lang w:val="en-GB"/>
            <w:rPrChange w:author="Matthew Barbour" w:date="2017-09-07T10:50:12.9192793" w:id="171341975">
              <w:rPr/>
            </w:rPrChange>
          </w:rPr>
          <w:t xml:space="preserve"> be tested.</w:t>
        </w:r>
      </w:ins>
      <w:ins w:author="Matthew Barbour" w:date="2017-09-07T10:53:14.3479159" w:id="1543490871">
        <w:r w:rsidRPr="13E96660" w:rsidR="72DF0B4E">
          <w:rPr>
            <w:rFonts w:ascii="Arial" w:hAnsi="Arial" w:eastAsia="Arial" w:cs="Arial"/>
            <w:lang w:val="en-GB"/>
            <w:rPrChange w:author="Matthew Barbour" w:date="2017-09-07T10:50:12.9192793" w:id="634682964">
              <w:rPr/>
            </w:rPrChange>
          </w:rPr>
          <w:t xml:space="preserve"> </w:t>
        </w:r>
      </w:ins>
      <w:ins w:author="Matthew Barbour" w:date="2017-09-07T10:54:14.957115" w:id="1935427796">
        <w:r w:rsidRPr="13E96660" w:rsidR="697CED26">
          <w:rPr>
            <w:rFonts w:ascii="Arial" w:hAnsi="Arial" w:eastAsia="Arial" w:cs="Arial"/>
            <w:lang w:val="en-GB"/>
            <w:rPrChange w:author="Matthew Barbour" w:date="2017-09-07T10:50:12.9192793" w:id="2094804403">
              <w:rPr/>
            </w:rPrChange>
          </w:rPr>
          <w:t xml:space="preserve">One way to do this would be to leverage the large number of p</w:t>
        </w:r>
      </w:ins>
      <w:ins w:author="Matthew Barbour" w:date="2017-09-07T10:55:16.2255097" w:id="1415058218">
        <w:r w:rsidRPr="13E96660" w:rsidR="68BDE26A">
          <w:rPr>
            <w:rFonts w:ascii="Arial" w:hAnsi="Arial" w:eastAsia="Arial" w:cs="Arial"/>
            <w:lang w:val="en-GB"/>
            <w:rPrChange w:author="Matthew Barbour" w:date="2017-09-07T10:50:12.9192793" w:id="359932254">
              <w:rPr/>
            </w:rPrChange>
          </w:rPr>
          <w:t xml:space="preserve">lant-animal networks that are publicly available (</w:t>
        </w:r>
      </w:ins>
      <w:ins w:author="Matthew Barbour" w:date="2017-09-08T08:41:39.5912457" w:id="872525914">
        <w:r w:rsidRPr="13E96660" w:rsidR="1DC0D2B5">
          <w:rPr>
            <w:rFonts w:ascii="Arial" w:hAnsi="Arial" w:eastAsia="Arial" w:cs="Arial"/>
            <w:lang w:val="en-GB"/>
            <w:rPrChange w:author="Matthew Barbour" w:date="2017-09-07T10:50:12.9192793" w:id="276751178">
              <w:rPr/>
            </w:rPrChange>
          </w:rPr>
          <w:t xml:space="preserve">e.g. </w:t>
        </w:r>
      </w:ins>
      <w:ins w:author="Matthew Barbour" w:date="2017-09-07T10:56:16.4560178" w:id="558661301">
        <w:r w:rsidRPr="61D7B447" w:rsidR="61D7B447">
          <w:rPr>
            <w:rFonts w:ascii="Arial" w:hAnsi="Arial" w:eastAsia="Arial" w:cs="Arial"/>
            <w:lang w:val="en-GB"/>
            <w:rPrChange w:author="Matthew Barbour" w:date="2017-09-07T10:56:16.4560178" w:id="2113716712">
              <w:rPr/>
            </w:rPrChange>
          </w:rPr>
          <w:t>W</w:t>
        </w:r>
        <w:r w:rsidRPr="61D7B447" w:rsidR="61D7B447">
          <w:rPr>
            <w:rFonts w:ascii="Arial" w:hAnsi="Arial" w:eastAsia="Arial" w:cs="Arial"/>
            <w:lang w:val="en-GB"/>
            <w:rPrChange w:author="Matthew Barbour" w:date="2017-09-07T10:56:16.4560178" w:id="871689669">
              <w:rPr/>
            </w:rPrChange>
          </w:rPr>
          <w:t>eb of Life, Fortuna et al. 2014</w:t>
        </w:r>
        <w:r w:rsidRPr="61D7B447" w:rsidR="61D7B447">
          <w:rPr>
            <w:rFonts w:ascii="Arial" w:hAnsi="Arial" w:eastAsia="Arial" w:cs="Arial"/>
            <w:lang w:val="en-GB"/>
            <w:rPrChange w:author="Matthew Barbour" w:date="2017-09-07T10:56:16.4560178" w:id="296622804">
              <w:rPr/>
            </w:rPrChange>
          </w:rPr>
          <w:t xml:space="preserve">)</w:t>
        </w:r>
      </w:ins>
      <w:ins w:author="Matthew Barbour" w:date="2017-09-07T10:56:16.4560178" w:id="44903633">
        <w:r w:rsidRPr="61D7B447" w:rsidR="61D7B447">
          <w:rPr>
            <w:rFonts w:ascii="Arial" w:hAnsi="Arial" w:eastAsia="Arial" w:cs="Arial"/>
            <w:lang w:val="en-GB"/>
            <w:rPrChange w:author="Matthew Barbour" w:date="2017-09-07T10:56:16.4560178" w:id="977699918">
              <w:rPr/>
            </w:rPrChange>
          </w:rPr>
          <w:t xml:space="preserve">. </w:t>
        </w:r>
      </w:ins>
      <w:ins w:author="Matthew Barbour" w:date="2017-09-07T10:57:17.709024" w:id="616570091">
        <w:r w:rsidRPr="61D7B447" w:rsidR="6833D706">
          <w:rPr>
            <w:rFonts w:ascii="Arial" w:hAnsi="Arial" w:eastAsia="Arial" w:cs="Arial"/>
            <w:lang w:val="en-GB"/>
            <w:rPrChange w:author="Matthew Barbour" w:date="2017-09-07T10:56:16.4560178" w:id="1953352197">
              <w:rPr/>
            </w:rPrChange>
          </w:rPr>
          <w:t xml:space="preserve">A</w:t>
        </w:r>
        <w:r w:rsidRPr="61D7B447" w:rsidR="6833D706">
          <w:rPr>
            <w:rFonts w:ascii="Arial" w:hAnsi="Arial" w:eastAsia="Arial" w:cs="Arial"/>
            <w:lang w:val="en-GB"/>
            <w:rPrChange w:author="Matthew Barbour" w:date="2017-09-07T10:56:16.4560178" w:id="2062449781">
              <w:rPr/>
            </w:rPrChange>
          </w:rPr>
          <w:t xml:space="preserve">s an example, one could use the observed normalized degree distributions of the animal species</w:t>
        </w:r>
      </w:ins>
      <w:ins w:author="Matthew Barbour" w:date="2017-09-07T10:58:17.2683072" w:id="1546948461">
        <w:r w:rsidRPr="2E473CB5" w:rsidR="2E473CB5">
          <w:rPr>
            <w:rFonts w:ascii="Arial" w:hAnsi="Arial" w:eastAsia="Arial" w:cs="Arial"/>
            <w:lang w:val="en-GB"/>
            <w:rPrChange w:author="Matthew Barbour" w:date="2017-09-07T10:58:17.2683072" w:id="914807575">
              <w:rPr/>
            </w:rPrChange>
          </w:rPr>
          <w:t xml:space="preserve"> </w:t>
        </w:r>
        <w:r w:rsidRPr="2E473CB5" w:rsidR="2E473CB5">
          <w:rPr>
            <w:rFonts w:ascii="Arial" w:hAnsi="Arial" w:eastAsia="Arial" w:cs="Arial"/>
            <w:lang w:val="en-GB"/>
            <w:rPrChange w:author="Matthew Barbour" w:date="2017-09-07T10:58:17.2683072" w:id="747688478">
              <w:rPr/>
            </w:rPrChange>
          </w:rPr>
          <w:t>as a proxy for their niche width in functional trait space.</w:t>
        </w:r>
      </w:ins>
      <w:ins w:author="Matthew Barbour" w:date="2017-09-07T10:59:18.3792828" w:id="1195394152">
        <w:r w:rsidRPr="2E473CB5" w:rsidR="7EA37F65">
          <w:rPr>
            <w:rFonts w:ascii="Arial" w:hAnsi="Arial" w:eastAsia="Arial" w:cs="Arial"/>
            <w:lang w:val="en-GB"/>
            <w:rPrChange w:author="Matthew Barbour" w:date="2017-09-07T10:58:17.2683072" w:id="2071422654">
              <w:rPr/>
            </w:rPrChange>
          </w:rPr>
          <w:t xml:space="preserve"> Modelling plant functional diversity</w:t>
        </w:r>
        <w:r w:rsidRPr="2E473CB5" w:rsidR="7EA37F65">
          <w:rPr>
            <w:rFonts w:ascii="Arial" w:hAnsi="Arial" w:eastAsia="Arial" w:cs="Arial"/>
            <w:lang w:val="en-GB"/>
            <w:rPrChange w:author="Matthew Barbour" w:date="2017-09-07T10:58:17.2683072" w:id="1312085903">
              <w:rPr/>
            </w:rPrChange>
          </w:rPr>
          <w:t xml:space="preserve"> poses a </w:t>
        </w:r>
        <w:r w:rsidRPr="2E473CB5" w:rsidR="7EA37F65">
          <w:rPr>
            <w:rFonts w:ascii="Arial" w:hAnsi="Arial" w:eastAsia="Arial" w:cs="Arial"/>
            <w:lang w:val="en-GB"/>
            <w:rPrChange w:author="Matthew Barbour" w:date="2017-09-07T10:58:17.2683072" w:id="886523443">
              <w:rPr/>
            </w:rPrChange>
          </w:rPr>
          <w:t xml:space="preserve">greater challenge for applying to real data</w:t>
        </w:r>
      </w:ins>
      <w:ins w:author="Matthew Barbour" w:date="2017-09-08T08:42:40.0820201" w:id="2078223767">
        <w:r w:rsidRPr="2E473CB5" w:rsidR="5261C98D">
          <w:rPr>
            <w:rFonts w:ascii="Arial" w:hAnsi="Arial" w:eastAsia="Arial" w:cs="Arial"/>
            <w:lang w:val="en-GB"/>
            <w:rPrChange w:author="Matthew Barbour" w:date="2017-09-07T10:58:17.2683072" w:id="2070043058">
              <w:rPr/>
            </w:rPrChange>
          </w:rPr>
          <w:t xml:space="preserve">,</w:t>
        </w:r>
      </w:ins>
      <w:ins w:author="Matthew Barbour" w:date="2017-09-08T08:46:41.5420129" w:id="1237603998">
        <w:r w:rsidRPr="2E473CB5" w:rsidR="19696725">
          <w:rPr>
            <w:rFonts w:ascii="Arial" w:hAnsi="Arial" w:eastAsia="Arial" w:cs="Arial"/>
            <w:lang w:val="en-GB"/>
            <w:rPrChange w:author="Matthew Barbour" w:date="2017-09-07T10:58:17.2683072" w:id="1902387164">
              <w:rPr/>
            </w:rPrChange>
          </w:rPr>
          <w:t xml:space="preserve"> </w:t>
        </w:r>
        <w:r w:rsidRPr="2E473CB5" w:rsidR="19696725">
          <w:rPr>
            <w:rFonts w:ascii="Arial" w:hAnsi="Arial" w:eastAsia="Arial" w:cs="Arial"/>
            <w:lang w:val="en-GB"/>
            <w:rPrChange w:author="Matthew Barbour" w:date="2017-09-07T10:58:17.2683072" w:id="1168911183">
              <w:rPr/>
            </w:rPrChange>
          </w:rPr>
          <w:t xml:space="preserve">because prior studies often neglect to</w:t>
        </w:r>
        <w:r w:rsidRPr="2E473CB5" w:rsidR="5261C98D">
          <w:rPr>
            <w:rFonts w:ascii="Arial" w:hAnsi="Arial" w:eastAsia="Arial" w:cs="Arial"/>
            <w:lang w:val="en-GB"/>
            <w:rPrChange w:author="Matthew Barbour" w:date="2017-09-07T10:58:17.2683072" w:id="586066960">
              <w:rPr/>
            </w:rPrChange>
          </w:rPr>
          <w:t xml:space="preserve"> </w:t>
        </w:r>
      </w:ins>
      <w:ins w:author="Matthew Barbour" w:date="2017-09-08T08:47:41.6234931" w:id="765313785">
        <w:r w:rsidRPr="2E473CB5" w:rsidR="43EDC47D">
          <w:rPr>
            <w:rFonts w:ascii="Arial" w:hAnsi="Arial" w:eastAsia="Arial" w:cs="Arial"/>
            <w:lang w:val="en-GB"/>
            <w:rPrChange w:author="Matthew Barbour" w:date="2017-09-07T10:58:17.2683072" w:id="1541387306">
              <w:rPr/>
            </w:rPrChange>
          </w:rPr>
          <w:t xml:space="preserve">measure plant functional traits, although this is changing (</w:t>
        </w:r>
      </w:ins>
      <w:ins w:author="Matthew Barbour" w:date="2017-09-09T08:41:36.9510681" w:id="1922432624">
        <w:proofErr w:type="spellStart"/>
        <w:r w:rsidRPr="2E473CB5" w:rsidR="757B3803">
          <w:rPr>
            <w:rFonts w:ascii="Arial" w:hAnsi="Arial" w:eastAsia="Arial" w:cs="Arial"/>
            <w:lang w:val="en-GB"/>
            <w:rPrChange w:author="Matthew Barbour" w:date="2017-09-07T10:58:17.2683072" w:id="867290327">
              <w:rPr/>
            </w:rPrChange>
          </w:rPr>
          <w:t xml:space="preserve">Crea</w:t>
        </w:r>
        <w:proofErr w:type="spellEnd"/>
        <w:r w:rsidRPr="2E473CB5" w:rsidR="757B3803">
          <w:rPr>
            <w:rFonts w:ascii="Arial" w:hAnsi="Arial" w:eastAsia="Arial" w:cs="Arial"/>
            <w:lang w:val="en-GB"/>
            <w:rPrChange w:author="Matthew Barbour" w:date="2017-09-07T10:58:17.2683072" w:id="1056112841">
              <w:rPr/>
            </w:rPrChange>
          </w:rPr>
          <w:t xml:space="preserve"> et al. 2015</w:t>
        </w:r>
      </w:ins>
      <w:ins w:author="Matthew Barbour" w:date="2017-09-08T08:47:41.6234931" w:id="1662539692">
        <w:r w:rsidRPr="2E473CB5" w:rsidR="43EDC47D">
          <w:rPr>
            <w:rFonts w:ascii="Arial" w:hAnsi="Arial" w:eastAsia="Arial" w:cs="Arial"/>
            <w:lang w:val="en-GB"/>
            <w:rPrChange w:author="Matthew Barbour" w:date="2017-09-07T10:58:17.2683072" w:id="1853884223">
              <w:rPr/>
            </w:rPrChange>
          </w:rPr>
          <w:t xml:space="preserve">).</w:t>
        </w:r>
        <w:r w:rsidRPr="2E473CB5" w:rsidR="5261C98D">
          <w:rPr>
            <w:rFonts w:ascii="Arial" w:hAnsi="Arial" w:eastAsia="Arial" w:cs="Arial"/>
            <w:lang w:val="en-GB"/>
            <w:rPrChange w:author="Matthew Barbour" w:date="2017-09-07T10:58:17.2683072" w:id="1586152418">
              <w:rPr/>
            </w:rPrChange>
          </w:rPr>
          <w:t xml:space="preserve"> </w:t>
        </w:r>
        <w:r w:rsidRPr="2E473CB5" w:rsidR="43EDC47D">
          <w:rPr>
            <w:rFonts w:ascii="Arial" w:hAnsi="Arial" w:eastAsia="Arial" w:cs="Arial"/>
            <w:lang w:val="en-GB"/>
            <w:rPrChange w:author="Matthew Barbour" w:date="2017-09-07T10:58:17.2683072" w:id="1269656741">
              <w:rPr/>
            </w:rPrChange>
          </w:rPr>
          <w:t xml:space="preserve">If trait data is not available for the network,</w:t>
        </w:r>
        <w:r w:rsidRPr="2E473CB5" w:rsidR="43EDC47D">
          <w:rPr>
            <w:rFonts w:ascii="Arial" w:hAnsi="Arial" w:eastAsia="Arial" w:cs="Arial"/>
            <w:lang w:val="en-GB"/>
            <w:rPrChange w:author="Matthew Barbour" w:date="2017-09-07T10:58:17.2683072" w:id="484027133">
              <w:rPr/>
            </w:rPrChange>
          </w:rPr>
          <w:t xml:space="preserve"> </w:t>
        </w:r>
      </w:ins>
      <w:ins w:author="Matthew Barbour" w:date="2017-09-08T08:48:41.4666897" w:id="1313390337">
        <w:r w:rsidRPr="2E473CB5" w:rsidR="6F4EEEF3">
          <w:rPr>
            <w:rFonts w:ascii="Arial" w:hAnsi="Arial" w:eastAsia="Arial" w:cs="Arial"/>
            <w:lang w:val="en-GB"/>
            <w:rPrChange w:author="Matthew Barbour" w:date="2017-09-07T10:58:17.2683072" w:id="464765356">
              <w:rPr/>
            </w:rPrChange>
          </w:rPr>
          <w:t xml:space="preserve">one</w:t>
        </w:r>
        <w:r w:rsidRPr="2E473CB5" w:rsidR="43EDC47D">
          <w:rPr>
            <w:rFonts w:ascii="Arial" w:hAnsi="Arial" w:eastAsia="Arial" w:cs="Arial"/>
            <w:lang w:val="en-GB"/>
            <w:rPrChange w:author="Matthew Barbour" w:date="2017-09-07T10:58:17.2683072" w:id="327860070">
              <w:rPr/>
            </w:rPrChange>
          </w:rPr>
          <w:t xml:space="preserve"> </w:t>
        </w:r>
      </w:ins>
      <w:ins w:author="Matthew Barbour" w:date="2017-09-08T08:43:40.013924" w:id="507355570">
        <w:r w:rsidRPr="2E473CB5" w:rsidR="20F8D401">
          <w:rPr>
            <w:rFonts w:ascii="Arial" w:hAnsi="Arial" w:eastAsia="Arial" w:cs="Arial"/>
            <w:lang w:val="en-GB"/>
            <w:rPrChange w:author="Matthew Barbour" w:date="2017-09-07T10:58:17.2683072" w:id="1995121982">
              <w:rPr/>
            </w:rPrChange>
          </w:rPr>
          <w:t xml:space="preserve">could extract plant trait data from global databases (e.g. </w:t>
        </w:r>
        <w:r w:rsidRPr="2E473CB5" w:rsidR="20F8D401">
          <w:rPr>
            <w:rFonts w:ascii="Arial" w:hAnsi="Arial" w:eastAsia="Arial" w:cs="Arial"/>
            <w:lang w:val="en-GB"/>
            <w:rPrChange w:author="Matthew Barbour" w:date="2017-09-07T10:58:17.2683072" w:id="1557827936">
              <w:rPr/>
            </w:rPrChange>
          </w:rPr>
          <w:t xml:space="preserve">TRY, </w:t>
        </w:r>
      </w:ins>
      <w:ins w:author="Matthew Barbour" w:date="2017-09-08T08:44:40.5272947" w:id="549338872">
        <w:proofErr w:type="spellStart"/>
        <w:r w:rsidRPr="2E473CB5" w:rsidR="318293F7">
          <w:rPr>
            <w:rFonts w:ascii="Arial" w:hAnsi="Arial" w:eastAsia="Arial" w:cs="Arial"/>
            <w:lang w:val="en-GB"/>
            <w:rPrChange w:author="Matthew Barbour" w:date="2017-09-07T10:58:17.2683072" w:id="2062480568">
              <w:rPr/>
            </w:rPrChange>
          </w:rPr>
          <w:t xml:space="preserve">Kattge</w:t>
        </w:r>
        <w:proofErr w:type="spellEnd"/>
        <w:r w:rsidRPr="2E473CB5" w:rsidR="318293F7">
          <w:rPr>
            <w:rFonts w:ascii="Arial" w:hAnsi="Arial" w:eastAsia="Arial" w:cs="Arial"/>
            <w:lang w:val="en-GB"/>
            <w:rPrChange w:author="Matthew Barbour" w:date="2017-09-07T10:58:17.2683072" w:id="1599546901">
              <w:rPr/>
            </w:rPrChange>
          </w:rPr>
          <w:t xml:space="preserve"> et al. 2011)</w:t>
        </w:r>
      </w:ins>
      <w:ins w:author="Matthew Barbour" w:date="2017-09-08T08:45:40.8408904" w:id="64112151">
        <w:r w:rsidRPr="2E473CB5" w:rsidR="4BD1185F">
          <w:rPr>
            <w:rFonts w:ascii="Arial" w:hAnsi="Arial" w:eastAsia="Arial" w:cs="Arial"/>
            <w:lang w:val="en-GB"/>
            <w:rPrChange w:author="Matthew Barbour" w:date="2017-09-07T10:58:17.2683072" w:id="1245142740">
              <w:rPr/>
            </w:rPrChange>
          </w:rPr>
          <w:t xml:space="preserve"> and use an appropriate metric of functional trait diversity for </w:t>
        </w:r>
        <w:r w:rsidRPr="2E473CB5" w:rsidR="4BD1185F">
          <w:rPr>
            <w:rFonts w:ascii="Arial" w:hAnsi="Arial" w:eastAsia="Arial" w:cs="Arial"/>
            <w:lang w:val="en-GB"/>
            <w:rPrChange w:author="Matthew Barbour" w:date="2017-09-07T10:58:17.2683072" w:id="358487217">
              <w:rPr/>
            </w:rPrChange>
          </w:rPr>
          <w:t xml:space="preserve">the plant community</w:t>
        </w:r>
      </w:ins>
      <w:ins w:author="Matthew Barbour" w:date="2017-09-08T08:44:40.5272947" w:id="592679067">
        <w:r w:rsidRPr="2E473CB5" w:rsidR="318293F7">
          <w:rPr>
            <w:rFonts w:ascii="Arial" w:hAnsi="Arial" w:eastAsia="Arial" w:cs="Arial"/>
            <w:lang w:val="en-GB"/>
            <w:rPrChange w:author="Matthew Barbour" w:date="2017-09-07T10:58:17.2683072" w:id="1035392494">
              <w:rPr/>
            </w:rPrChange>
          </w:rPr>
          <w:t xml:space="preserve">.</w:t>
        </w:r>
        <w:r w:rsidRPr="2E473CB5" w:rsidR="318293F7">
          <w:rPr>
            <w:rFonts w:ascii="Arial" w:hAnsi="Arial" w:eastAsia="Arial" w:cs="Arial"/>
            <w:lang w:val="en-GB"/>
            <w:rPrChange w:author="Matthew Barbour" w:date="2017-09-07T10:58:17.2683072" w:id="920037025">
              <w:rPr/>
            </w:rPrChange>
          </w:rPr>
          <w:t xml:space="preserve"> </w:t>
        </w:r>
      </w:ins>
      <w:ins w:author="Matthew Barbour" w:date="2017-09-08T08:47:41.6234931" w:id="460092018">
        <w:r w:rsidRPr="2E473CB5" w:rsidR="43EDC47D">
          <w:rPr>
            <w:rFonts w:ascii="Arial" w:hAnsi="Arial" w:eastAsia="Arial" w:cs="Arial"/>
            <w:lang w:val="en-GB"/>
            <w:rPrChange w:author="Matthew Barbour" w:date="2017-09-07T10:58:17.2683072" w:id="1171504929">
              <w:rPr/>
            </w:rPrChange>
          </w:rPr>
          <w:t xml:space="preserve">Alternatively, </w:t>
        </w:r>
      </w:ins>
      <w:ins w:author="Matthew Barbour" w:date="2017-09-08T08:48:41.4666897" w:id="1058246920">
        <w:r w:rsidRPr="2E473CB5" w:rsidR="6F4EEEF3">
          <w:rPr>
            <w:rFonts w:ascii="Arial" w:hAnsi="Arial" w:eastAsia="Arial" w:cs="Arial"/>
            <w:lang w:val="en-GB"/>
            <w:rPrChange w:author="Matthew Barbour" w:date="2017-09-07T10:58:17.2683072" w:id="1207010826">
              <w:rPr/>
            </w:rPrChange>
          </w:rPr>
          <w:t xml:space="preserve">one could use phylogenetic relationships among plant species as a proxy for functional trait diversit</w:t>
        </w:r>
      </w:ins>
      <w:ins w:author="Matthew Barbour" w:date="2017-09-08T08:49:42.45347" w:id="745758412">
        <w:r w:rsidRPr="2E473CB5" w:rsidR="75D11E2F">
          <w:rPr>
            <w:rFonts w:ascii="Arial" w:hAnsi="Arial" w:eastAsia="Arial" w:cs="Arial"/>
            <w:lang w:val="en-GB"/>
            <w:rPrChange w:author="Matthew Barbour" w:date="2017-09-07T10:58:17.2683072" w:id="1532494974">
              <w:rPr/>
            </w:rPrChange>
          </w:rPr>
          <w:t xml:space="preserve">y. This actually might be the best way to go, seeing has how phylogenetic diversity </w:t>
        </w:r>
      </w:ins>
      <w:ins w:author="Matthew Barbour" w:date="2017-09-08T08:50:42.8326031" w:id="680543261">
        <w:r w:rsidRPr="2E473CB5" w:rsidR="2BE31A23">
          <w:rPr>
            <w:rFonts w:ascii="Arial" w:hAnsi="Arial" w:eastAsia="Arial" w:cs="Arial"/>
            <w:lang w:val="en-GB"/>
            <w:rPrChange w:author="Matthew Barbour" w:date="2017-09-07T10:58:17.2683072" w:id="1467442903">
              <w:rPr/>
            </w:rPrChange>
          </w:rPr>
          <w:t xml:space="preserve">can often encapsulate diversity of important, but unmeasured functional traits</w:t>
        </w:r>
      </w:ins>
      <w:ins w:author="Matthew Barbour" w:date="2017-09-08T08:51:43.5981718" w:id="1079480055">
        <w:r w:rsidRPr="2E473CB5" w:rsidR="546A45DA">
          <w:rPr>
            <w:rFonts w:ascii="Arial" w:hAnsi="Arial" w:eastAsia="Arial" w:cs="Arial"/>
            <w:lang w:val="en-GB"/>
            <w:rPrChange w:author="Matthew Barbour" w:date="2017-09-07T10:58:17.2683072" w:id="1650875290">
              <w:rPr/>
            </w:rPrChange>
          </w:rPr>
          <w:t xml:space="preserve"> (</w:t>
        </w:r>
      </w:ins>
      <w:ins w:author="Matthew Barbour" w:date="2017-09-09T08:40:36.7626249" w:id="1977533669">
        <w:r w:rsidRPr="2E473CB5" w:rsidR="6588909E">
          <w:rPr>
            <w:rFonts w:ascii="Arial" w:hAnsi="Arial" w:eastAsia="Arial" w:cs="Arial"/>
            <w:lang w:val="en-GB"/>
            <w:rPrChange w:author="Matthew Barbour" w:date="2017-09-07T10:58:17.2683072" w:id="446606169">
              <w:rPr/>
            </w:rPrChange>
          </w:rPr>
          <w:t xml:space="preserve">Srivastava et al. 2012</w:t>
        </w:r>
      </w:ins>
      <w:ins w:author="Matthew Barbour" w:date="2017-09-08T08:51:43.5981718" w:id="2034653023">
        <w:r w:rsidRPr="2E473CB5" w:rsidR="546A45DA">
          <w:rPr>
            <w:rFonts w:ascii="Arial" w:hAnsi="Arial" w:eastAsia="Arial" w:cs="Arial"/>
            <w:lang w:val="en-GB"/>
            <w:rPrChange w:author="Matthew Barbour" w:date="2017-09-07T10:58:17.2683072" w:id="398885705">
              <w:rPr/>
            </w:rPrChange>
          </w:rPr>
          <w:t xml:space="preserve">)</w:t>
        </w:r>
      </w:ins>
      <w:ins w:author="Matthew Barbour" w:date="2017-09-08T08:50:42.8326031" w:id="764757151">
        <w:r w:rsidRPr="2E473CB5" w:rsidR="2BE31A23">
          <w:rPr>
            <w:rFonts w:ascii="Arial" w:hAnsi="Arial" w:eastAsia="Arial" w:cs="Arial"/>
            <w:lang w:val="en-GB"/>
            <w:rPrChange w:author="Matthew Barbour" w:date="2017-09-07T10:58:17.2683072" w:id="1464667202">
              <w:rPr/>
            </w:rPrChange>
          </w:rPr>
          <w:t xml:space="preserve">, an</w:t>
        </w:r>
      </w:ins>
      <w:ins w:author="Matthew Barbour" w:date="2017-09-08T08:51:43.5981718" w:id="289058781">
        <w:r w:rsidRPr="2E473CB5" w:rsidR="546A45DA">
          <w:rPr>
            <w:rFonts w:ascii="Arial" w:hAnsi="Arial" w:eastAsia="Arial" w:cs="Arial"/>
            <w:lang w:val="en-GB"/>
            <w:rPrChange w:author="Matthew Barbour" w:date="2017-09-07T10:58:17.2683072" w:id="1076564063">
              <w:rPr/>
            </w:rPrChange>
          </w:rPr>
          <w:t xml:space="preserve">d </w:t>
        </w:r>
        <w:r w:rsidRPr="2E473CB5" w:rsidR="2BE31A23">
          <w:rPr>
            <w:rFonts w:ascii="Arial" w:hAnsi="Arial" w:eastAsia="Arial" w:cs="Arial"/>
            <w:lang w:val="en-GB"/>
            <w:rPrChange w:author="Matthew Barbour" w:date="2017-09-07T10:58:17.2683072" w:id="1901754609">
              <w:rPr/>
            </w:rPrChange>
          </w:rPr>
          <w:t xml:space="preserve">is often a better predictor of </w:t>
        </w:r>
      </w:ins>
      <w:ins w:author="Matthew Barbour" w:date="2017-09-09T07:14:42.4243265" w:id="432829722">
        <w:r w:rsidRPr="2E473CB5" w:rsidR="207E0919">
          <w:rPr>
            <w:rFonts w:ascii="Arial" w:hAnsi="Arial" w:eastAsia="Arial" w:cs="Arial"/>
            <w:lang w:val="en-GB"/>
            <w:rPrChange w:author="Matthew Barbour" w:date="2017-09-07T10:58:17.2683072" w:id="101461850">
              <w:rPr/>
            </w:rPrChange>
          </w:rPr>
          <w:t xml:space="preserve">e</w:t>
        </w:r>
      </w:ins>
      <w:ins w:author="Matthew Barbour" w:date="2017-09-09T07:15:43.1956712" w:id="728741259">
        <w:r w:rsidRPr="2E473CB5" w:rsidR="60931FB9">
          <w:rPr>
            <w:rFonts w:ascii="Arial" w:hAnsi="Arial" w:eastAsia="Arial" w:cs="Arial"/>
            <w:lang w:val="en-GB"/>
            <w:rPrChange w:author="Matthew Barbour" w:date="2017-09-07T10:58:17.2683072" w:id="752826891">
              <w:rPr/>
            </w:rPrChange>
          </w:rPr>
          <w:t xml:space="preserve">cosystem function</w:t>
        </w:r>
      </w:ins>
      <w:ins w:author="Matthew Barbour" w:date="2017-09-08T08:51:43.5981718" w:id="685504147">
        <w:r w:rsidRPr="2E473CB5" w:rsidR="546A45DA">
          <w:rPr>
            <w:rFonts w:ascii="Arial" w:hAnsi="Arial" w:eastAsia="Arial" w:cs="Arial"/>
            <w:lang w:val="en-GB"/>
            <w:rPrChange w:author="Matthew Barbour" w:date="2017-09-07T10:58:17.2683072" w:id="1896321699">
              <w:rPr/>
            </w:rPrChange>
          </w:rPr>
          <w:t xml:space="preserve"> than species diversity or fu</w:t>
        </w:r>
        <w:r w:rsidRPr="2E473CB5" w:rsidR="546A45DA">
          <w:rPr>
            <w:rFonts w:ascii="Arial" w:hAnsi="Arial" w:eastAsia="Arial" w:cs="Arial"/>
            <w:lang w:val="en-GB"/>
            <w:rPrChange w:author="Matthew Barbour" w:date="2017-09-07T10:58:17.2683072" w:id="1703840622">
              <w:rPr/>
            </w:rPrChange>
          </w:rPr>
          <w:t xml:space="preserve">nctional diversity (C</w:t>
        </w:r>
      </w:ins>
      <w:ins w:author="Matthew Barbour" w:date="2017-09-09T08:40:36.7626249" w:id="1238015076">
        <w:r w:rsidRPr="2E473CB5" w:rsidR="6588909E">
          <w:rPr>
            <w:rFonts w:ascii="Arial" w:hAnsi="Arial" w:eastAsia="Arial" w:cs="Arial"/>
            <w:lang w:val="en-GB"/>
            <w:rPrChange w:author="Matthew Barbour" w:date="2017-09-07T10:58:17.2683072" w:id="1780516336">
              <w:rPr/>
            </w:rPrChange>
          </w:rPr>
          <w:t xml:space="preserve">adotte et al. 2009</w:t>
        </w:r>
      </w:ins>
      <w:ins w:author="Matthew Barbour" w:date="2017-09-08T08:51:43.5981718" w:id="1846775188">
        <w:r w:rsidRPr="2E473CB5" w:rsidR="546A45DA">
          <w:rPr>
            <w:rFonts w:ascii="Arial" w:hAnsi="Arial" w:eastAsia="Arial" w:cs="Arial"/>
            <w:lang w:val="en-GB"/>
            <w:rPrChange w:author="Matthew Barbour" w:date="2017-09-07T10:58:17.2683072" w:id="116659150">
              <w:rPr/>
            </w:rPrChange>
          </w:rPr>
          <w:t xml:space="preserve">).</w:t>
        </w:r>
      </w:ins>
      <w:ins w:author="Matthew Barbour" w:date="2017-09-07T10:59:18.3792828" w:id="52269688">
        <w:r w:rsidRPr="2E473CB5" w:rsidR="7EA37F65">
          <w:rPr>
            <w:rFonts w:ascii="Arial" w:hAnsi="Arial" w:eastAsia="Arial" w:cs="Arial"/>
            <w:lang w:val="en-GB"/>
            <w:rPrChange w:author="Matthew Barbour" w:date="2017-09-07T10:58:17.2683072" w:id="1627929467">
              <w:rPr/>
            </w:rPrChange>
          </w:rPr>
          <w:t xml:space="preserve"> </w:t>
        </w:r>
      </w:ins>
      <w:ins w:author="Matthew Barbour" w:date="2017-09-08T08:53:45.3398489" w:id="643004548">
        <w:r w:rsidRPr="2E473CB5" w:rsidR="6FAFB665">
          <w:rPr>
            <w:rFonts w:ascii="Arial" w:hAnsi="Arial" w:eastAsia="Arial" w:cs="Arial"/>
            <w:lang w:val="en-GB"/>
            <w:rPrChange w:author="Matthew Barbour" w:date="2017-09-07T10:58:17.2683072" w:id="1419920579">
              <w:rPr/>
            </w:rPrChange>
          </w:rPr>
          <w:t xml:space="preserve">Taking advantage of these observational data will likely reveal </w:t>
        </w:r>
      </w:ins>
      <w:ins w:author="Matthew Barbour" w:date="2017-09-08T08:54:46.2635155" w:id="157752004">
        <w:r w:rsidRPr="2E473CB5" w:rsidR="64FDC175">
          <w:rPr>
            <w:rFonts w:ascii="Arial" w:hAnsi="Arial" w:eastAsia="Arial" w:cs="Arial"/>
            <w:lang w:val="en-GB"/>
            <w:rPrChange w:author="Matthew Barbour" w:date="2017-09-07T10:58:17.2683072" w:id="1410440281">
              <w:rPr/>
            </w:rPrChange>
          </w:rPr>
          <w:t xml:space="preserve">much information about network assembly, but </w:t>
        </w:r>
        <w:r w:rsidRPr="2E473CB5" w:rsidR="64FDC175">
          <w:rPr>
            <w:rFonts w:ascii="Arial" w:hAnsi="Arial" w:eastAsia="Arial" w:cs="Arial"/>
            <w:lang w:val="en-GB"/>
            <w:rPrChange w:author="Matthew Barbour" w:date="2017-09-07T10:58:17.2683072" w:id="1179262262">
              <w:rPr/>
            </w:rPrChange>
          </w:rPr>
          <w:t xml:space="preserve">it</w:t>
        </w:r>
      </w:ins>
      <w:ins w:author="Matthew Barbour" w:date="2017-09-09T07:15:43.1956712" w:id="805332511">
        <w:r w:rsidRPr="2E473CB5" w:rsidR="60931FB9">
          <w:rPr>
            <w:rFonts w:ascii="Arial" w:hAnsi="Arial" w:eastAsia="Arial" w:cs="Arial"/>
            <w:lang w:val="en-GB"/>
            <w:rPrChange w:author="Matthew Barbour" w:date="2017-09-07T10:58:17.2683072" w:id="1964417690">
              <w:rPr/>
            </w:rPrChange>
          </w:rPr>
          <w:t xml:space="preserve"> will</w:t>
        </w:r>
      </w:ins>
      <w:ins w:author="Matthew Barbour" w:date="2017-09-08T08:54:46.2635155" w:id="274527065">
        <w:r w:rsidRPr="2E473CB5" w:rsidR="64FDC175">
          <w:rPr>
            <w:rFonts w:ascii="Arial" w:hAnsi="Arial" w:eastAsia="Arial" w:cs="Arial"/>
            <w:lang w:val="en-GB"/>
            <w:rPrChange w:author="Matthew Barbour" w:date="2017-09-07T10:58:17.2683072" w:id="1649018904">
              <w:rPr/>
            </w:rPrChange>
          </w:rPr>
          <w:t xml:space="preserve"> </w:t>
        </w:r>
        <w:r w:rsidRPr="2E473CB5" w:rsidR="64FDC175">
          <w:rPr>
            <w:rFonts w:ascii="Arial" w:hAnsi="Arial" w:eastAsia="Arial" w:cs="Arial"/>
            <w:lang w:val="en-GB"/>
            <w:rPrChange w:author="Matthew Barbour" w:date="2017-09-07T10:58:17.2683072" w:id="722014017">
              <w:rPr/>
            </w:rPrChange>
          </w:rPr>
          <w:t xml:space="preserve">also</w:t>
        </w:r>
      </w:ins>
      <w:ins w:author="Matthew Barbour" w:date="2017-09-09T07:15:43.1956712" w:id="497324097">
        <w:r w:rsidRPr="2E473CB5" w:rsidR="60931FB9">
          <w:rPr>
            <w:rFonts w:ascii="Arial" w:hAnsi="Arial" w:eastAsia="Arial" w:cs="Arial"/>
            <w:lang w:val="en-GB"/>
            <w:rPrChange w:author="Matthew Barbour" w:date="2017-09-07T10:58:17.2683072" w:id="189825927">
              <w:rPr/>
            </w:rPrChange>
          </w:rPr>
          <w:t xml:space="preserve"> be</w:t>
        </w:r>
      </w:ins>
      <w:ins w:author="Matthew Barbour" w:date="2017-09-08T08:54:46.2635155" w:id="2145338388">
        <w:r w:rsidRPr="2E473CB5" w:rsidR="64FDC175">
          <w:rPr>
            <w:rFonts w:ascii="Arial" w:hAnsi="Arial" w:eastAsia="Arial" w:cs="Arial"/>
            <w:lang w:val="en-GB"/>
            <w:rPrChange w:author="Matthew Barbour" w:date="2017-09-07T10:58:17.2683072" w:id="1084929115">
              <w:rPr/>
            </w:rPrChange>
          </w:rPr>
          <w:t xml:space="preserve"> limited by the range of plant </w:t>
        </w:r>
      </w:ins>
      <w:ins w:author="Matthew Barbour" w:date="2017-09-09T07:15:43.1956712" w:id="881100725">
        <w:r w:rsidRPr="2E473CB5" w:rsidR="60931FB9">
          <w:rPr>
            <w:rFonts w:ascii="Arial" w:hAnsi="Arial" w:eastAsia="Arial" w:cs="Arial"/>
            <w:lang w:val="en-GB"/>
            <w:rPrChange w:author="Matthew Barbour" w:date="2017-09-07T10:58:17.2683072" w:id="946537872">
              <w:rPr/>
            </w:rPrChange>
          </w:rPr>
          <w:t xml:space="preserve">trait</w:t>
        </w:r>
      </w:ins>
      <w:ins w:author="Matthew Barbour" w:date="2017-09-08T08:54:46.2635155" w:id="1981364806">
        <w:r w:rsidRPr="2E473CB5" w:rsidR="64FDC175">
          <w:rPr>
            <w:rFonts w:ascii="Arial" w:hAnsi="Arial" w:eastAsia="Arial" w:cs="Arial"/>
            <w:lang w:val="en-GB"/>
            <w:rPrChange w:author="Matthew Barbour" w:date="2017-09-07T10:58:17.2683072" w:id="1299950051">
              <w:rPr/>
            </w:rPrChange>
          </w:rPr>
          <w:t xml:space="preserve"> </w:t>
        </w:r>
        <w:r w:rsidRPr="2E473CB5" w:rsidR="64FDC175">
          <w:rPr>
            <w:rFonts w:ascii="Arial" w:hAnsi="Arial" w:eastAsia="Arial" w:cs="Arial"/>
            <w:lang w:val="en-GB"/>
            <w:rPrChange w:author="Matthew Barbour" w:date="2017-09-07T10:58:17.2683072" w:id="1911243388">
              <w:rPr/>
            </w:rPrChange>
          </w:rPr>
          <w:t xml:space="preserve">diversity and animal degree distributions observed in real networks. </w:t>
        </w:r>
      </w:ins>
      <w:ins w:author="Matthew Barbour" w:date="2017-09-08T08:56:46.7059162" w:id="1914717271">
        <w:r w:rsidRPr="2E473CB5" w:rsidR="41EA372B">
          <w:rPr>
            <w:rFonts w:ascii="Arial" w:hAnsi="Arial" w:eastAsia="Arial" w:cs="Arial"/>
            <w:lang w:val="en-GB"/>
            <w:rPrChange w:author="Matthew Barbour" w:date="2017-09-07T10:58:17.2683072" w:id="1321534419">
              <w:rPr/>
            </w:rPrChange>
          </w:rPr>
          <w:t xml:space="preserve">Per</w:t>
        </w:r>
        <w:r w:rsidRPr="2E473CB5" w:rsidR="41EA372B">
          <w:rPr>
            <w:rFonts w:ascii="Arial" w:hAnsi="Arial" w:eastAsia="Arial" w:cs="Arial"/>
            <w:lang w:val="en-GB"/>
            <w:rPrChange w:author="Matthew Barbour" w:date="2017-09-07T10:58:17.2683072" w:id="1846896369">
              <w:rPr/>
            </w:rPrChange>
          </w:rPr>
          <w:t xml:space="preserve">haps the best test of our model would be to take advantage of plant-animal interactions that have been collected across the </w:t>
        </w:r>
      </w:ins>
      <w:ins w:author="Matthew Barbour" w:date="2017-09-08T08:57:48.0155175" w:id="647723818">
        <w:r w:rsidRPr="2E473CB5" w:rsidR="31024D25">
          <w:rPr>
            <w:rFonts w:ascii="Arial" w:hAnsi="Arial" w:eastAsia="Arial" w:cs="Arial"/>
            <w:lang w:val="en-GB"/>
            <w:rPrChange w:author="Matthew Barbour" w:date="2017-09-07T10:58:17.2683072" w:id="856895304">
              <w:rPr/>
            </w:rPrChange>
          </w:rPr>
          <w:t xml:space="preserve">accumulating number of biodiversity-ecosystem function studies (</w:t>
        </w:r>
        <w:r w:rsidRPr="2E473CB5" w:rsidR="31024D25">
          <w:rPr>
            <w:rFonts w:ascii="Arial" w:hAnsi="Arial" w:eastAsia="Arial" w:cs="Arial"/>
            <w:lang w:val="en-GB"/>
            <w:rPrChange w:author="Matthew Barbour" w:date="2017-09-07T10:58:17.2683072" w:id="1363286802">
              <w:rPr/>
            </w:rPrChange>
          </w:rPr>
          <w:t xml:space="preserve">Hooper </w:t>
        </w:r>
      </w:ins>
      <w:ins w:author="Matthew Barbour" w:date="2017-09-09T08:33:09.8128682" w:id="188190252">
        <w:r w:rsidRPr="2E473CB5" w:rsidR="15629A1B">
          <w:rPr>
            <w:rFonts w:ascii="Arial" w:hAnsi="Arial" w:eastAsia="Arial" w:cs="Arial"/>
            <w:lang w:val="en-GB"/>
            <w:rPrChange w:author="Matthew Barbour" w:date="2017-09-07T10:58:17.2683072" w:id="257129513">
              <w:rPr/>
            </w:rPrChange>
          </w:rPr>
          <w:t xml:space="preserve">et al. 2005</w:t>
        </w:r>
        <w:r w:rsidRPr="2E473CB5" w:rsidR="15629A1B">
          <w:rPr>
            <w:rFonts w:ascii="Arial" w:hAnsi="Arial" w:eastAsia="Arial" w:cs="Arial"/>
            <w:lang w:val="en-GB"/>
            <w:rPrChange w:author="Matthew Barbour" w:date="2017-09-07T10:58:17.2683072" w:id="508293548">
              <w:rPr/>
            </w:rPrChange>
          </w:rPr>
          <w:t xml:space="preserve"> </w:t>
        </w:r>
      </w:ins>
      <w:ins w:author="Matthew Barbour" w:date="2017-09-08T08:57:48.0155175" w:id="1947646580">
        <w:r w:rsidRPr="2E473CB5" w:rsidR="31024D25">
          <w:rPr>
            <w:rFonts w:ascii="Arial" w:hAnsi="Arial" w:eastAsia="Arial" w:cs="Arial"/>
            <w:lang w:val="en-GB"/>
            <w:rPrChange w:author="Matthew Barbour" w:date="2017-09-07T10:58:17.2683072" w:id="1199964058">
              <w:rPr/>
            </w:rPrChange>
          </w:rPr>
          <w:t xml:space="preserve">and </w:t>
        </w:r>
        <w:r w:rsidRPr="2E473CB5" w:rsidR="31024D25">
          <w:rPr>
            <w:rFonts w:ascii="Arial" w:hAnsi="Arial" w:eastAsia="Arial" w:cs="Arial"/>
            <w:lang w:val="en-GB"/>
            <w:rPrChange w:author="Matthew Barbour" w:date="2017-09-07T10:58:17.2683072" w:id="127469975">
              <w:rPr/>
            </w:rPrChange>
          </w:rPr>
          <w:t xml:space="preserve">Cardinale </w:t>
        </w:r>
      </w:ins>
      <w:ins w:author="Matthew Barbour" w:date="2017-09-09T08:34:10.7667617" w:id="1967560370">
        <w:r w:rsidRPr="2E473CB5" w:rsidR="77D6442D">
          <w:rPr>
            <w:rFonts w:ascii="Arial" w:hAnsi="Arial" w:eastAsia="Arial" w:cs="Arial"/>
            <w:lang w:val="en-GB"/>
            <w:rPrChange w:author="Matthew Barbour" w:date="2017-09-07T10:58:17.2683072" w:id="1381729739">
              <w:rPr/>
            </w:rPrChange>
          </w:rPr>
          <w:t xml:space="preserve">et al. 2012</w:t>
        </w:r>
      </w:ins>
      <w:ins w:author="Matthew Barbour" w:date="2017-09-08T08:57:48.0155175" w:id="41201286">
        <w:r w:rsidRPr="2E473CB5" w:rsidR="31024D25">
          <w:rPr>
            <w:rFonts w:ascii="Arial" w:hAnsi="Arial" w:eastAsia="Arial" w:cs="Arial"/>
            <w:lang w:val="en-GB"/>
            <w:rPrChange w:author="Matthew Barbour" w:date="2017-09-07T10:58:17.2683072" w:id="2108731131">
              <w:rPr/>
            </w:rPrChange>
          </w:rPr>
          <w:t xml:space="preserve">)</w:t>
        </w:r>
      </w:ins>
      <w:ins w:author="Matthew Barbour" w:date="2017-09-08T08:58:48.5249817" w:id="1596977348">
        <w:r w:rsidRPr="2E473CB5" w:rsidR="4AEE3A3D">
          <w:rPr>
            <w:rFonts w:ascii="Arial" w:hAnsi="Arial" w:eastAsia="Arial" w:cs="Arial"/>
            <w:lang w:val="en-GB"/>
            <w:rPrChange w:author="Matthew Barbour" w:date="2017-09-07T10:58:17.2683072" w:id="919644948">
              <w:rPr/>
            </w:rPrChange>
          </w:rPr>
          <w:t xml:space="preserve"> or design an experiment that explicitly manipulates plant functional diversity and animal degree distributions.</w:t>
        </w:r>
      </w:ins>
      <w:ins w:author="Matthew Barbour" w:date="2017-09-08T08:57:48.0155175" w:id="1161500469">
        <w:r w:rsidRPr="2E473CB5" w:rsidR="31024D25">
          <w:rPr>
            <w:rFonts w:ascii="Arial" w:hAnsi="Arial" w:eastAsia="Arial" w:cs="Arial"/>
            <w:lang w:val="en-GB"/>
            <w:rPrChange w:author="Matthew Barbour" w:date="2017-09-07T10:58:17.2683072" w:id="1846256889">
              <w:rPr/>
            </w:rPrChange>
          </w:rPr>
          <w:t xml:space="preserve"> </w:t>
        </w:r>
      </w:ins>
      <w:ins w:author="Matthew Barbour" w:date="2017-09-08T08:55:46.4537041" w:id="82088233">
        <w:r w:rsidRPr="2E473CB5" w:rsidR="7362593B">
          <w:rPr>
            <w:rFonts w:ascii="Arial" w:hAnsi="Arial" w:eastAsia="Arial" w:cs="Arial"/>
            <w:lang w:val="en-GB"/>
            <w:rPrChange w:author="Matthew Barbour" w:date="2017-09-07T10:58:17.2683072" w:id="2060249945">
              <w:rPr/>
            </w:rPrChange>
          </w:rPr>
          <w:t xml:space="preserve"> </w:t>
        </w:r>
      </w:ins>
    </w:p>
    <w:p w:rsidR="78852A79" w:rsidP="6E83BCFB" w:rsidRDefault="78852A79" w14:paraId="039A1143" w14:noSpellErr="1" w14:textId="6C8DFDE7">
      <w:pPr>
        <w:jc w:val="both"/>
        <w:rPr>
          <w:rFonts w:hAnsi="Calibri" w:eastAsia="" w:cs="Arial" w:hAnsiTheme="minorAscii" w:eastAsiaTheme="minorEastAsia" w:cstheme="minorBidi"/>
          <w:lang w:val="en-GB"/>
          <w:rPrChange w:author="Matthew Barbour" w:date="2017-09-09T07:35:26.0056516" w:id="610786873">
            <w:rPr/>
          </w:rPrChange>
        </w:rPr>
        <w:pPrChange w:author="Matthew Barbour" w:date="2017-09-09T07:35:26.0056516" w:id="1491711543">
          <w:pPr/>
        </w:pPrChange>
      </w:pPr>
      <w:ins w:author="Matthew Barbour" w:date="2017-09-09T07:19:45.0857489" w:id="1368362351">
        <w:r w:rsidRPr="78852A79" w:rsidR="78852A79">
          <w:rPr>
            <w:rFonts w:hAnsi="Calibri" w:eastAsia="" w:cs="Arial" w:hAnsiTheme="minorAscii" w:eastAsiaTheme="minorEastAsia" w:cstheme="minorBidi"/>
            <w:lang w:val="en-GB"/>
            <w:rPrChange w:author="Matthew Barbour" w:date="2017-09-09T07:19:45.0857489" w:id="743922450">
              <w:rPr/>
            </w:rPrChange>
          </w:rPr>
          <w:t>By f</w:t>
        </w:r>
      </w:ins>
      <w:ins w:author="Matthew Barbour" w:date="2017-09-09T07:20:45.7220835" w:id="2034651135">
        <w:r w:rsidRPr="78852A79" w:rsidR="679D94B7">
          <w:rPr>
            <w:rFonts w:hAnsi="Calibri" w:eastAsia="" w:cs="Arial" w:hAnsiTheme="minorAscii" w:eastAsiaTheme="minorEastAsia" w:cstheme="minorBidi"/>
            <w:lang w:val="en-GB"/>
            <w:rPrChange w:author="Matthew Barbour" w:date="2017-09-09T07:19:45.0857489" w:id="1659788622">
              <w:rPr/>
            </w:rPrChange>
          </w:rPr>
          <w:t xml:space="preserve">ocusing on </w:t>
        </w:r>
      </w:ins>
      <w:ins w:author="Matthew Barbour" w:date="2017-09-09T07:33:24.8886593" w:id="150998962">
        <w:r w:rsidRPr="78852A79" w:rsidR="4888B229">
          <w:rPr>
            <w:rFonts w:hAnsi="Calibri" w:eastAsia="" w:cs="Arial" w:hAnsiTheme="minorAscii" w:eastAsiaTheme="minorEastAsia" w:cstheme="minorBidi"/>
            <w:lang w:val="en-GB"/>
            <w:rPrChange w:author="Matthew Barbour" w:date="2017-09-09T07:19:45.0857489" w:id="38107409">
              <w:rPr/>
            </w:rPrChange>
          </w:rPr>
          <w:t xml:space="preserve">fu</w:t>
        </w:r>
      </w:ins>
      <w:ins w:author="Matthew Barbour" w:date="2017-09-09T07:34:25.5094911" w:id="731434557">
        <w:r w:rsidRPr="78852A79" w:rsidR="6EE4065B">
          <w:rPr>
            <w:rFonts w:hAnsi="Calibri" w:eastAsia="" w:cs="Arial" w:hAnsiTheme="minorAscii" w:eastAsiaTheme="minorEastAsia" w:cstheme="minorBidi"/>
            <w:lang w:val="en-GB"/>
            <w:rPrChange w:author="Matthew Barbour" w:date="2017-09-09T07:19:45.0857489" w:id="1289472865">
              <w:rPr/>
            </w:rPrChange>
          </w:rPr>
          <w:t xml:space="preserve">nctional trait </w:t>
        </w:r>
        <w:r w:rsidRPr="78852A79" w:rsidR="6EE4065B">
          <w:rPr>
            <w:rFonts w:hAnsi="Calibri" w:eastAsia="" w:cs="Arial" w:hAnsiTheme="minorAscii" w:eastAsiaTheme="minorEastAsia" w:cstheme="minorBidi"/>
            <w:lang w:val="en-GB"/>
            <w:rPrChange w:author="Matthew Barbour" w:date="2017-09-09T07:19:45.0857489" w:id="1934026718">
              <w:rPr/>
            </w:rPrChange>
          </w:rPr>
          <w:t xml:space="preserve">diversity</w:t>
        </w:r>
        <w:r w:rsidRPr="78852A79" w:rsidR="6EE4065B">
          <w:rPr>
            <w:rFonts w:hAnsi="Calibri" w:eastAsia="" w:cs="Arial" w:hAnsiTheme="minorAscii" w:eastAsiaTheme="minorEastAsia" w:cstheme="minorBidi"/>
            <w:lang w:val="en-GB"/>
            <w:rPrChange w:author="Matthew Barbour" w:date="2017-09-09T07:19:45.0857489" w:id="100515232">
              <w:rPr/>
            </w:rPrChange>
          </w:rPr>
          <w:t xml:space="preserve"> rather than species diversity</w:t>
        </w:r>
      </w:ins>
      <w:ins w:author="Matthew Barbour" w:date="2017-09-09T07:20:45.7220835" w:id="1299545837">
        <w:r w:rsidRPr="78852A79" w:rsidR="679D94B7">
          <w:rPr>
            <w:rFonts w:hAnsi="Calibri" w:eastAsia="" w:cs="Arial" w:hAnsiTheme="minorAscii" w:eastAsiaTheme="minorEastAsia" w:cstheme="minorBidi"/>
            <w:lang w:val="en-GB"/>
            <w:rPrChange w:author="Matthew Barbour" w:date="2017-09-09T07:19:45.0857489" w:id="769719019">
              <w:rPr/>
            </w:rPrChange>
          </w:rPr>
          <w:t xml:space="preserve">, our model could </w:t>
        </w:r>
      </w:ins>
      <w:ins w:author="Matthew Barbour" w:date="2017-09-09T07:26:49.2620827" w:id="1913137633">
        <w:r w:rsidRPr="78852A79" w:rsidR="59820AFD">
          <w:rPr>
            <w:rFonts w:hAnsi="Calibri" w:eastAsia="" w:cs="Arial" w:hAnsiTheme="minorAscii" w:eastAsiaTheme="minorEastAsia" w:cstheme="minorBidi"/>
            <w:lang w:val="en-GB"/>
            <w:rPrChange w:author="Matthew Barbour" w:date="2017-09-09T07:19:45.0857489" w:id="1762550918">
              <w:rPr/>
            </w:rPrChange>
          </w:rPr>
          <w:t>a</w:t>
        </w:r>
        <w:r w:rsidRPr="78852A79" w:rsidR="59820AFD">
          <w:rPr>
            <w:rFonts w:hAnsi="Calibri" w:eastAsia="" w:cs="Arial" w:hAnsiTheme="minorAscii" w:eastAsiaTheme="minorEastAsia" w:cstheme="minorBidi"/>
            <w:lang w:val="en-GB"/>
            <w:rPrChange w:author="Matthew Barbour" w:date="2017-09-09T07:19:45.0857489" w:id="2086969844">
              <w:rPr/>
            </w:rPrChange>
          </w:rPr>
          <w:t>lso integrat</w:t>
        </w:r>
        <w:r w:rsidRPr="78852A79" w:rsidR="59820AFD">
          <w:rPr>
            <w:rFonts w:hAnsi="Calibri" w:eastAsia="" w:cs="Arial" w:hAnsiTheme="minorAscii" w:eastAsiaTheme="minorEastAsia" w:cstheme="minorBidi"/>
            <w:lang w:val="en-GB"/>
            <w:rPrChange w:author="Matthew Barbour" w:date="2017-09-09T07:19:45.0857489" w:id="1188494572">
              <w:rPr/>
            </w:rPrChange>
          </w:rPr>
          <w:t>e the effects of</w:t>
        </w:r>
      </w:ins>
      <w:ins w:author="Matthew Barbour" w:date="2017-09-09T07:20:45.7220835" w:id="60638993">
        <w:r w:rsidRPr="78852A79" w:rsidR="679D94B7">
          <w:rPr>
            <w:rFonts w:hAnsi="Calibri" w:eastAsia="" w:cs="Arial" w:hAnsiTheme="minorAscii" w:eastAsiaTheme="minorEastAsia" w:cstheme="minorBidi"/>
            <w:lang w:val="en-GB"/>
            <w:rPrChange w:author="Matthew Barbour" w:date="2017-09-09T07:19:45.0857489" w:id="832539342">
              <w:rPr/>
            </w:rPrChange>
          </w:rPr>
          <w:t xml:space="preserve"> </w:t>
        </w:r>
        <w:r w:rsidRPr="78852A79" w:rsidR="679D94B7">
          <w:rPr>
            <w:rFonts w:hAnsi="Calibri" w:eastAsia="" w:cs="Arial" w:hAnsiTheme="minorAscii" w:eastAsiaTheme="minorEastAsia" w:cstheme="minorBidi"/>
            <w:lang w:val="en-GB"/>
            <w:rPrChange w:author="Matthew Barbour" w:date="2017-09-09T07:19:45.0857489" w:id="592817917">
              <w:rPr/>
            </w:rPrChange>
          </w:rPr>
          <w:t>intra</w:t>
        </w:r>
        <w:r w:rsidRPr="78852A79" w:rsidR="679D94B7">
          <w:rPr>
            <w:rFonts w:hAnsi="Calibri" w:eastAsia="" w:cs="Arial" w:hAnsiTheme="minorAscii" w:eastAsiaTheme="minorEastAsia" w:cstheme="minorBidi"/>
            <w:lang w:val="en-GB"/>
            <w:rPrChange w:author="Matthew Barbour" w:date="2017-09-09T07:19:45.0857489" w:id="1291975290">
              <w:rPr/>
            </w:rPrChange>
          </w:rPr>
          <w:t xml:space="preserve">specific trait variation</w:t>
        </w:r>
      </w:ins>
      <w:ins w:author="Matthew Barbour" w:date="2017-09-09T07:25:48.8366553" w:id="683187006">
        <w:r w:rsidRPr="78852A79" w:rsidR="4E397D15">
          <w:rPr>
            <w:rFonts w:hAnsi="Calibri" w:eastAsia="" w:cs="Arial" w:hAnsiTheme="minorAscii" w:eastAsiaTheme="minorEastAsia" w:cstheme="minorBidi"/>
            <w:lang w:val="en-GB"/>
            <w:rPrChange w:author="Matthew Barbour" w:date="2017-09-09T07:19:45.0857489" w:id="103582577">
              <w:rPr/>
            </w:rPrChange>
          </w:rPr>
          <w:t xml:space="preserve">.</w:t>
        </w:r>
      </w:ins>
      <w:ins w:author="Matthew Barbour" w:date="2017-09-09T07:22:46.8537082" w:id="1537532469">
        <w:r w:rsidRPr="78852A79" w:rsidR="568E4B46">
          <w:rPr>
            <w:rFonts w:hAnsi="Calibri" w:eastAsia="" w:cs="Arial" w:hAnsiTheme="minorAscii" w:eastAsiaTheme="minorEastAsia" w:cstheme="minorBidi"/>
            <w:lang w:val="en-GB"/>
            <w:rPrChange w:author="Matthew Barbour" w:date="2017-09-09T07:19:45.0857489" w:id="1013261381">
              <w:rPr/>
            </w:rPrChange>
          </w:rPr>
          <w:t xml:space="preserve"> There is </w:t>
        </w:r>
        <w:r w:rsidRPr="78852A79" w:rsidR="568E4B46">
          <w:rPr>
            <w:rFonts w:hAnsi="Calibri" w:eastAsia="" w:cs="Arial" w:hAnsiTheme="minorAscii" w:eastAsiaTheme="minorEastAsia" w:cstheme="minorBidi"/>
            <w:lang w:val="en-GB"/>
            <w:rPrChange w:author="Matthew Barbour" w:date="2017-09-09T07:19:45.0857489" w:id="452531042">
              <w:rPr/>
            </w:rPrChange>
          </w:rPr>
          <w:t xml:space="preserve">a growing </w:t>
        </w:r>
      </w:ins>
      <w:ins w:author="Matthew Barbour" w:date="2017-09-09T07:32:24.9512441" w:id="839224689">
        <w:r w:rsidRPr="78852A79" w:rsidR="4C168BF5">
          <w:rPr>
            <w:rFonts w:hAnsi="Calibri" w:eastAsia="" w:cs="Arial" w:hAnsiTheme="minorAscii" w:eastAsiaTheme="minorEastAsia" w:cstheme="minorBidi"/>
            <w:lang w:val="en-GB"/>
            <w:rPrChange w:author="Matthew Barbour" w:date="2017-09-09T07:19:45.0857489" w:id="475503610">
              <w:rPr/>
            </w:rPrChange>
          </w:rPr>
          <w:t xml:space="preserve">empirical support </w:t>
        </w:r>
      </w:ins>
      <w:ins w:author="Matthew Barbour" w:date="2017-09-09T07:22:46.8537082" w:id="429435031">
        <w:r w:rsidRPr="78852A79" w:rsidR="568E4B46">
          <w:rPr>
            <w:rFonts w:hAnsi="Calibri" w:eastAsia="" w:cs="Arial" w:hAnsiTheme="minorAscii" w:eastAsiaTheme="minorEastAsia" w:cstheme="minorBidi"/>
            <w:lang w:val="en-GB"/>
            <w:rPrChange w:author="Matthew Barbour" w:date="2017-09-09T07:19:45.0857489" w:id="1341940044">
              <w:rPr/>
            </w:rPrChange>
          </w:rPr>
          <w:t xml:space="preserve">for the </w:t>
        </w:r>
      </w:ins>
      <w:ins w:author="Matthew Barbour" w:date="2017-09-09T07:33:24.8886593" w:id="1228016605">
        <w:r w:rsidRPr="78852A79" w:rsidR="4888B229">
          <w:rPr>
            <w:rFonts w:hAnsi="Calibri" w:eastAsia="" w:cs="Arial" w:hAnsiTheme="minorAscii" w:eastAsiaTheme="minorEastAsia" w:cstheme="minorBidi"/>
            <w:lang w:val="en-GB"/>
            <w:rPrChange w:author="Matthew Barbour" w:date="2017-09-09T07:19:45.0857489" w:id="437231338">
              <w:rPr/>
            </w:rPrChange>
          </w:rPr>
          <w:t xml:space="preserve">important </w:t>
        </w:r>
      </w:ins>
      <w:ins w:author="Matthew Barbour" w:date="2017-09-09T07:22:46.8537082" w:id="2046854333">
        <w:r w:rsidRPr="78852A79" w:rsidR="568E4B46">
          <w:rPr>
            <w:rFonts w:hAnsi="Calibri" w:eastAsia="" w:cs="Arial" w:hAnsiTheme="minorAscii" w:eastAsiaTheme="minorEastAsia" w:cstheme="minorBidi"/>
            <w:lang w:val="en-GB"/>
            <w:rPrChange w:author="Matthew Barbour" w:date="2017-09-09T07:19:45.0857489" w:id="1886060992">
              <w:rPr/>
            </w:rPrChange>
          </w:rPr>
          <w:t xml:space="preserve">role </w:t>
        </w:r>
        <w:r w:rsidRPr="78852A79" w:rsidR="568E4B46">
          <w:rPr>
            <w:rFonts w:hAnsi="Calibri" w:eastAsia="" w:cs="Arial" w:hAnsiTheme="minorAscii" w:eastAsiaTheme="minorEastAsia" w:cstheme="minorBidi"/>
            <w:lang w:val="en-GB"/>
            <w:rPrChange w:author="Matthew Barbour" w:date="2017-09-09T07:19:45.0857489" w:id="549601078">
              <w:rPr/>
            </w:rPrChange>
          </w:rPr>
          <w:t xml:space="preserve">intraspecific trait variation </w:t>
        </w:r>
      </w:ins>
      <w:ins w:author="Matthew Barbour" w:date="2017-09-09T07:33:24.8886593" w:id="1528670813">
        <w:r w:rsidRPr="78852A79" w:rsidR="4888B229">
          <w:rPr>
            <w:rFonts w:hAnsi="Calibri" w:eastAsia="" w:cs="Arial" w:hAnsiTheme="minorAscii" w:eastAsiaTheme="minorEastAsia" w:cstheme="minorBidi"/>
            <w:lang w:val="en-GB"/>
            <w:rPrChange w:author="Matthew Barbour" w:date="2017-09-09T07:19:45.0857489" w:id="351894416">
              <w:rPr/>
            </w:rPrChange>
          </w:rPr>
          <w:t xml:space="preserve">can play </w:t>
        </w:r>
      </w:ins>
      <w:ins w:author="Matthew Barbour" w:date="2017-09-09T07:22:46.8537082" w:id="1076074459">
        <w:r w:rsidRPr="78852A79" w:rsidR="568E4B46">
          <w:rPr>
            <w:rFonts w:hAnsi="Calibri" w:eastAsia="" w:cs="Arial" w:hAnsiTheme="minorAscii" w:eastAsiaTheme="minorEastAsia" w:cstheme="minorBidi"/>
            <w:lang w:val="en-GB"/>
            <w:rPrChange w:author="Matthew Barbour" w:date="2017-09-09T07:19:45.0857489" w:id="366623331">
              <w:rPr/>
            </w:rPrChange>
          </w:rPr>
          <w:t xml:space="preserve">in shaping network </w:t>
        </w:r>
      </w:ins>
      <w:ins w:author="Matthew Barbour" w:date="2017-09-09T07:26:49.2620827" w:id="469029863">
        <w:r w:rsidRPr="78852A79" w:rsidR="59820AFD">
          <w:rPr>
            <w:rFonts w:hAnsi="Calibri" w:eastAsia="" w:cs="Arial" w:hAnsiTheme="minorAscii" w:eastAsiaTheme="minorEastAsia" w:cstheme="minorBidi"/>
            <w:lang w:val="en-GB"/>
            <w:rPrChange w:author="Matthew Barbour" w:date="2017-09-09T07:19:45.0857489" w:id="1371824306">
              <w:rPr/>
            </w:rPrChange>
          </w:rPr>
          <w:t xml:space="preserve">structure</w:t>
        </w:r>
      </w:ins>
      <w:ins w:author="Matthew Barbour" w:date="2017-09-09T07:25:48.8366553" w:id="1618740224">
        <w:r w:rsidRPr="78852A79" w:rsidR="568E4B46">
          <w:rPr>
            <w:rFonts w:hAnsi="Calibri" w:eastAsia="" w:cs="Arial" w:hAnsiTheme="minorAscii" w:eastAsiaTheme="minorEastAsia" w:cstheme="minorBidi"/>
            <w:lang w:val="en-GB"/>
            <w:rPrChange w:author="Matthew Barbour" w:date="2017-09-09T07:19:45.0857489" w:id="1264705244">
              <w:rPr/>
            </w:rPrChange>
          </w:rPr>
          <w:t xml:space="preserve"> </w:t>
        </w:r>
      </w:ins>
      <w:ins w:author="Matthew Barbour" w:date="2017-09-09T07:23:47.6490125" w:id="799674576">
        <w:r w:rsidRPr="78852A79" w:rsidR="1F1A6BB1">
          <w:rPr>
            <w:rFonts w:hAnsi="Calibri" w:eastAsia="" w:cs="Arial" w:hAnsiTheme="minorAscii" w:eastAsiaTheme="minorEastAsia" w:cstheme="minorBidi"/>
            <w:lang w:val="en-GB"/>
            <w:rPrChange w:author="Matthew Barbour" w:date="2017-09-09T07:19:45.0857489" w:id="716852941">
              <w:rPr/>
            </w:rPrChange>
          </w:rPr>
          <w:t xml:space="preserve">(Barbour et al. 2016)</w:t>
        </w:r>
      </w:ins>
      <w:ins w:author="Matthew Barbour" w:date="2017-09-09T07:23:47.6490125" w:id="695350134">
        <w:r w:rsidRPr="78852A79" w:rsidR="1F1A6BB1">
          <w:rPr>
            <w:rFonts w:hAnsi="Calibri" w:eastAsia="" w:cs="Arial" w:hAnsiTheme="minorAscii" w:eastAsiaTheme="minorEastAsia" w:cstheme="minorBidi"/>
            <w:lang w:val="en-GB"/>
            <w:rPrChange w:author="Matthew Barbour" w:date="2017-09-09T07:19:45.0857489" w:id="1904860395">
              <w:rPr/>
            </w:rPrChange>
          </w:rPr>
          <w:t xml:space="preserve">.</w:t>
        </w:r>
      </w:ins>
      <w:ins w:author="Matthew Barbour" w:date="2017-09-09T07:26:49.2620827" w:id="410234203">
        <w:r w:rsidRPr="78852A79" w:rsidR="59820AFD">
          <w:rPr>
            <w:rFonts w:hAnsi="Calibri" w:eastAsia="" w:cs="Arial" w:hAnsiTheme="minorAscii" w:eastAsiaTheme="minorEastAsia" w:cstheme="minorBidi"/>
            <w:lang w:val="en-GB"/>
            <w:rPrChange w:author="Matthew Barbour" w:date="2017-09-09T07:19:45.0857489" w:id="1008214011">
              <w:rPr/>
            </w:rPrChange>
          </w:rPr>
          <w:t xml:space="preserve"> </w:t>
        </w:r>
      </w:ins>
      <w:ins w:author="Matthew Barbour" w:date="2017-09-09T07:27:49.0573419" w:id="121753779">
        <w:r w:rsidRPr="78852A79" w:rsidR="3755E282">
          <w:rPr>
            <w:rFonts w:hAnsi="Calibri" w:eastAsia="" w:cs="Arial" w:hAnsiTheme="minorAscii" w:eastAsiaTheme="minorEastAsia" w:cstheme="minorBidi"/>
            <w:lang w:val="en-GB"/>
            <w:rPrChange w:author="Matthew Barbour" w:date="2017-09-09T07:19:45.0857489" w:id="503417264">
              <w:rPr/>
            </w:rPrChange>
          </w:rPr>
          <w:t xml:space="preserve">However, there is currently little guidance on how we would expect inter- and intraspecific variation </w:t>
        </w:r>
      </w:ins>
      <w:ins w:author="Matthew Barbour" w:date="2017-09-09T07:28:49.4706659" w:id="1211388420">
        <w:r w:rsidRPr="78852A79" w:rsidR="68F7F41F">
          <w:rPr>
            <w:rFonts w:hAnsi="Calibri" w:eastAsia="" w:cs="Arial" w:hAnsiTheme="minorAscii" w:eastAsiaTheme="minorEastAsia" w:cstheme="minorBidi"/>
            <w:lang w:val="en-GB"/>
            <w:rPrChange w:author="Matthew Barbour" w:date="2017-09-09T07:19:45.0857489" w:id="2120666659">
              <w:rPr/>
            </w:rPrChange>
          </w:rPr>
          <w:t xml:space="preserve">to </w:t>
        </w:r>
      </w:ins>
      <w:ins w:author="Matthew Barbour" w:date="2017-09-09T07:30:23.5673056" w:id="1048728538">
        <w:r w:rsidRPr="78852A79" w:rsidR="6461BF36">
          <w:rPr>
            <w:rFonts w:hAnsi="Calibri" w:eastAsia="" w:cs="Arial" w:hAnsiTheme="minorAscii" w:eastAsiaTheme="minorEastAsia" w:cstheme="minorBidi"/>
            <w:lang w:val="en-GB"/>
            <w:rPrChange w:author="Matthew Barbour" w:date="2017-09-09T07:19:45.0857489" w:id="454208905">
              <w:rPr/>
            </w:rPrChange>
          </w:rPr>
          <w:t xml:space="preserve">s</w:t>
        </w:r>
      </w:ins>
      <w:ins w:author="Matthew Barbour" w:date="2017-09-09T07:31:23.8562582" w:id="749038513">
        <w:r w:rsidRPr="78852A79" w:rsidR="2C7EAA0A">
          <w:rPr>
            <w:rFonts w:hAnsi="Calibri" w:eastAsia="" w:cs="Arial" w:hAnsiTheme="minorAscii" w:eastAsiaTheme="minorEastAsia" w:cstheme="minorBidi"/>
            <w:lang w:val="en-GB"/>
            <w:rPrChange w:author="Matthew Barbour" w:date="2017-09-09T07:19:45.0857489" w:id="291454876">
              <w:rPr/>
            </w:rPrChange>
          </w:rPr>
          <w:t xml:space="preserve">cale up to </w:t>
        </w:r>
      </w:ins>
      <w:ins w:author="Matthew Barbour" w:date="2017-09-09T07:33:24.8886593" w:id="598613130">
        <w:r w:rsidRPr="78852A79" w:rsidR="4888B229">
          <w:rPr>
            <w:rFonts w:hAnsi="Calibri" w:eastAsia="" w:cs="Arial" w:hAnsiTheme="minorAscii" w:eastAsiaTheme="minorEastAsia" w:cstheme="minorBidi"/>
            <w:lang w:val="en-GB"/>
            <w:rPrChange w:author="Matthew Barbour" w:date="2017-09-09T07:19:45.0857489" w:id="834072062">
              <w:rPr/>
            </w:rPrChange>
          </w:rPr>
          <w:t xml:space="preserve">affect</w:t>
        </w:r>
        <w:r w:rsidRPr="78852A79" w:rsidR="4888B229">
          <w:rPr>
            <w:rFonts w:hAnsi="Calibri" w:eastAsia="" w:cs="Arial" w:hAnsiTheme="minorAscii" w:eastAsiaTheme="minorEastAsia" w:cstheme="minorBidi"/>
            <w:lang w:val="en-GB"/>
            <w:rPrChange w:author="Matthew Barbour" w:date="2017-09-09T07:19:45.0857489" w:id="1563046436">
              <w:rPr/>
            </w:rPrChange>
          </w:rPr>
          <w:t xml:space="preserve"> </w:t>
        </w:r>
      </w:ins>
      <w:ins w:author="Matthew Barbour" w:date="2017-09-09T07:31:23.8562582" w:id="81835037">
        <w:r w:rsidRPr="78852A79" w:rsidR="2C7EAA0A">
          <w:rPr>
            <w:rFonts w:hAnsi="Calibri" w:eastAsia="" w:cs="Arial" w:hAnsiTheme="minorAscii" w:eastAsiaTheme="minorEastAsia" w:cstheme="minorBidi"/>
            <w:lang w:val="en-GB"/>
            <w:rPrChange w:author="Matthew Barbour" w:date="2017-09-09T07:19:45.0857489" w:id="1252793575">
              <w:rPr/>
            </w:rPrChange>
          </w:rPr>
          <w:t xml:space="preserve">interaction networks</w:t>
        </w:r>
      </w:ins>
      <w:ins w:author="Matthew Barbour" w:date="2017-09-09T07:27:49.0573419" w:id="1126350143">
        <w:r w:rsidRPr="78852A79" w:rsidR="3755E282">
          <w:rPr>
            <w:rFonts w:hAnsi="Calibri" w:eastAsia="" w:cs="Arial" w:hAnsiTheme="minorAscii" w:eastAsiaTheme="minorEastAsia" w:cstheme="minorBidi"/>
            <w:lang w:val="en-GB"/>
            <w:rPrChange w:author="Matthew Barbour" w:date="2017-09-09T07:19:45.0857489" w:id="1235187649">
              <w:rPr/>
            </w:rPrChange>
          </w:rPr>
          <w:t xml:space="preserve"> in diverse communities.</w:t>
        </w:r>
      </w:ins>
      <w:ins w:author="Matthew Barbour" w:date="2017-09-09T07:32:24.9512441" w:id="2070603138">
        <w:r w:rsidRPr="4C168BF5" w:rsidR="4C168BF5">
          <w:rPr>
            <w:rFonts w:hAnsi="Calibri" w:eastAsia="" w:cs="Arial" w:hAnsiTheme="minorAscii" w:eastAsiaTheme="minorEastAsia" w:cstheme="minorBidi"/>
            <w:lang w:val="en-GB"/>
            <w:rPrChange w:author="Matthew Barbour" w:date="2017-09-09T07:32:24.9512441" w:id="1190329172">
              <w:rPr/>
            </w:rPrChange>
          </w:rPr>
          <w:t xml:space="preserve"> </w:t>
        </w:r>
      </w:ins>
      <w:ins w:author="Matthew Barbour" w:date="2017-09-09T07:35:26.0056516" w:id="549775573">
        <w:r w:rsidRPr="4C168BF5" w:rsidR="6E83BCFB">
          <w:rPr>
            <w:rFonts w:hAnsi="Calibri" w:eastAsia="" w:cs="Arial" w:hAnsiTheme="minorAscii" w:eastAsiaTheme="minorEastAsia" w:cstheme="minorBidi"/>
            <w:lang w:val="en-GB"/>
            <w:rPrChange w:author="Matthew Barbour" w:date="2017-09-09T07:32:24.9512441" w:id="1877080926">
              <w:rPr/>
            </w:rPrChange>
          </w:rPr>
          <w:t xml:space="preserve">We think this is an exciting direction that future research should explore.</w:t>
        </w:r>
      </w:ins>
      <w:ins w:author="Matthew Barbour" w:date="2017-09-09T07:32:24.9512441" w:id="818162747">
        <w:r w:rsidRPr="4C168BF5" w:rsidR="4C168BF5">
          <w:rPr>
            <w:rFonts w:hAnsi="Calibri" w:eastAsia="" w:cs="Arial" w:hAnsiTheme="minorAscii" w:eastAsiaTheme="minorEastAsia" w:cstheme="minorBidi"/>
            <w:lang w:val="en-GB"/>
            <w:rPrChange w:author="Matthew Barbour" w:date="2017-09-09T07:32:24.9512441" w:id="1546469060">
              <w:rPr/>
            </w:rPrChange>
          </w:rPr>
          <w:t xml:space="preserve"> </w:t>
        </w:r>
      </w:ins>
    </w:p>
    <w:p w:rsidR="0707B9CC" w:rsidDel="0C33BCB0" w:rsidP="13E96660" w:rsidRDefault="0707B9CC" w14:paraId="484CB556" w14:textId="6E5D9845" w14:noSpellErr="1">
      <w:pPr>
        <w:pStyle w:val="Normal"/>
        <w:rPr>
          <w:del w:author="Matthew Barbour" w:date="2017-09-08T08:52:44.0780257" w:id="778810772"/>
          <w:rFonts w:ascii="Arial" w:hAnsi="Arial" w:eastAsia="Arial" w:cs="Arial"/>
          <w:lang w:val="en-GB"/>
          <w:rPrChange w:author="Matthew Barbour" w:date="2017-09-07T10:50:12.9192793" w:id="295903252">
            <w:rPr/>
          </w:rPrChange>
        </w:rPr>
        <w:pPrChange w:author="Matthew Barbour" w:date="2017-09-07T10:50:12.9192793" w:id="597889297">
          <w:pPr/>
        </w:pPrChange>
      </w:pPr>
    </w:p>
    <w:p w:rsidR="0707B9CC" w:rsidDel="426DA2E9" w:rsidP="0707B9CC" w:rsidRDefault="0707B9CC" w14:noSpellErr="1" w14:paraId="362841C1" w14:textId="330C44F6">
      <w:pPr>
        <w:pStyle w:val="Normal"/>
        <w:rPr>
          <w:del w:author="Matthew Barbour" w:date="2017-09-08T10:43:50.1949052" w:id="343953457"/>
          <w:lang w:val="en-GB"/>
          <w:rPrChange w:author="Matthew Barbour" w:date="2017-09-07T10:11:47.9542964" w:id="1300780352">
            <w:rPr/>
          </w:rPrChange>
        </w:rPr>
        <w:pPrChange w:author="Matthew Barbour" w:date="2017-09-07T10:11:47.9542964" w:id="1347536494">
          <w:pPr/>
        </w:pPrChange>
      </w:pPr>
    </w:p>
    <w:p w:rsidR="3BEBBD43" w:rsidDel="426DA2E9" w:rsidP="00728E53" w:rsidRDefault="3BEBBD43" w14:paraId="54A3B942" w14:noSpellErr="1" w14:textId="2270E696">
      <w:pPr>
        <w:pStyle w:val="ListParagraph"/>
        <w:numPr>
          <w:ilvl w:val="0"/>
          <w:numId w:val="12"/>
        </w:numPr>
        <w:jc w:val="both"/>
        <w:rPr>
          <w:del w:author="Matthew Barbour" w:date="2017-09-08T10:43:50.1949052" w:id="2072022954"/>
          <w:sz w:val="22"/>
          <w:szCs w:val="22"/>
          <w:lang w:val="en-GB"/>
          <w:rPrChange w:author="Matthew Barbour" w:date="2017-09-07T10:05:43.794575" w:id="1548096362">
            <w:rPr/>
          </w:rPrChange>
        </w:rPr>
        <w:pPrChange w:author="Matthew Barbour" w:date="2017-09-07T10:05:43.794575" w:id="1745289963">
          <w:pPr/>
        </w:pPrChange>
      </w:pPr>
    </w:p>
    <w:p w:rsidR="2F14F90D" w:rsidDel="426DA2E9" w:rsidP="3BEBBD43" w:rsidRDefault="2F14F90D" w14:textId="7FA2C316" w14:paraId="629FC63F" w14:noSpellErr="1">
      <w:pPr>
        <w:pStyle w:val="ListParagraph"/>
        <w:numPr>
          <w:ilvl w:val="0"/>
          <w:numId w:val="12"/>
        </w:numPr>
        <w:jc w:val="both"/>
        <w:rPr>
          <w:del w:author="Matthew Barbour" w:date="2017-09-08T10:43:50.1949052" w:id="776186730"/>
          <w:sz w:val="22"/>
          <w:szCs w:val="22"/>
          <w:lang w:val="en-GB"/>
          <w:rPrChange w:author="Matthew Barbour" w:date="2017-09-07T10:04:43.2750955" w:id="845895071">
            <w:rPr/>
          </w:rPrChange>
        </w:rPr>
        <w:pPrChange w:author="Matthew Barbour" w:date="2017-09-07T10:04:43.2750955" w:id="982986302">
          <w:pPr/>
        </w:pPrChange>
      </w:pPr>
    </w:p>
    <w:p w:rsidR="2F14F90D" w:rsidDel="426DA2E9" w:rsidP="3817ABBC" w:rsidRDefault="2F14F90D" w14:paraId="51014980" w14:noSpellErr="1" w14:textId="5190480A">
      <w:pPr>
        <w:pStyle w:val="ListParagraph"/>
        <w:numPr>
          <w:ilvl w:val="0"/>
          <w:numId w:val="12"/>
        </w:numPr>
        <w:jc w:val="both"/>
        <w:rPr>
          <w:del w:author="Matthew Barbour" w:date="2017-09-08T10:43:50.1949052" w:id="2073407812"/>
          <w:sz w:val="22"/>
          <w:szCs w:val="22"/>
          <w:lang w:val="en-GB"/>
          <w:rPrChange w:author="Matthew Barbour" w:date="2017-09-07T10:03:42.382695" w:id="1592827904">
            <w:rPr/>
          </w:rPrChange>
        </w:rPr>
        <w:pPrChange w:author="Matthew Barbour" w:date="2017-09-07T10:03:42.382695" w:id="982986302">
          <w:pPr/>
        </w:pPrChange>
      </w:pPr>
    </w:p>
    <w:p w:rsidRPr="00B11F54" w:rsidR="009B359C" w:rsidDel="426DA2E9" w:rsidP="08B12753" w:rsidRDefault="009B359C" w14:paraId="328CF2E3" w14:textId="2FD024D9">
      <w:pPr>
        <w:jc w:val="both"/>
        <w:rPr>
          <w:del w:author="Matthew Barbour" w:date="2017-09-08T10:43:50.1949052" w:id="1670820299"/>
          <w:rFonts w:hAnsi="Calibri" w:eastAsia="" w:cs="Arial" w:hAnsiTheme="minorAscii" w:eastAsiaTheme="minorEastAsia" w:cstheme="minorBidi"/>
          <w:lang w:val="en-GB"/>
          <w:rPrChange w:author="Matthew Barbour" w:date="2017-09-08T08:31:35.0083337" w:id="349316810">
            <w:rPr/>
          </w:rPrChange>
        </w:rPr>
        <w:pPrChange w:author="Matthew Barbour" w:date="2017-09-08T08:31:35.0083337" w:id="1136813024">
          <w:pPr>
            <w:jc w:val="both"/>
          </w:pPr>
        </w:pPrChange>
      </w:pPr>
      <w:del w:author="Matthew Barbour" w:date="2017-09-08T10:43:50.1949052" w:id="1318688876">
        <w:r w:rsidRPr="02687CF2" w:rsidDel="426DA2E9">
          <w:rPr>
            <w:rFonts w:hAnsi="Calibri" w:eastAsia="" w:cs="Arial" w:hAnsiTheme="minorAscii" w:eastAsiaTheme="minorEastAsia" w:cstheme="minorBidi"/>
            <w:lang w:val="en-GB"/>
            <w:rPrChange w:author="Matthew Barbour" w:date="2017-09-05T10:30:55.3052397" w:id="680690340">
              <w:rPr>
                <w:rFonts w:hAnsiTheme="minorHAnsi" w:eastAsiaTheme="minorEastAsia" w:cstheme="minorBidi"/>
                <w:lang w:val="en-GB"/>
              </w:rPr>
            </w:rPrChange>
          </w:rPr>
          <w:delText xml:space="preserve">To move the debate forward we suggest two </w:delText>
        </w:r>
        <w:r w:rsidRPr="02687CF2" w:rsidDel="426DA2E9" w:rsidR="00B36778">
          <w:rPr>
            <w:rFonts w:hAnsi="Calibri" w:eastAsia="" w:cs="Arial" w:hAnsiTheme="minorAscii" w:eastAsiaTheme="minorEastAsia" w:cstheme="minorBidi"/>
            <w:lang w:val="en-GB"/>
            <w:rPrChange w:author="Matthew Barbour" w:date="2017-09-05T10:30:55.3052397" w:id="122728546">
              <w:rPr>
                <w:rFonts w:hAnsiTheme="minorHAnsi" w:eastAsiaTheme="minorEastAsia" w:cstheme="minorBidi"/>
                <w:lang w:val="en-GB"/>
              </w:rPr>
            </w:rPrChange>
          </w:rPr>
          <w:delText xml:space="preserve">mechanisms on how architectural properties emerge. </w:delText>
        </w:r>
        <w:r w:rsidRPr="02687CF2" w:rsidDel="426DA2E9">
          <w:rPr>
            <w:rFonts w:hAnsi="Calibri" w:eastAsia="" w:cs="Arial" w:hAnsiTheme="minorAscii" w:eastAsiaTheme="minorEastAsia" w:cstheme="minorBidi"/>
            <w:lang w:val="en-GB"/>
            <w:rPrChange w:author="Matthew Barbour" w:date="2017-09-05T10:30:55.3052397" w:id="1839793155">
              <w:rPr>
                <w:rFonts w:hAnsiTheme="minorHAnsi" w:eastAsiaTheme="minorEastAsia" w:cstheme="minorBidi"/>
                <w:lang w:val="en-GB"/>
              </w:rPr>
            </w:rPrChange>
          </w:rPr>
          <w:delText>There is a trade-off between communities that are modular or nested (</w:delText>
        </w:r>
      </w:del>
      <w:proofErr w:type="spellStart"/>
      <w:del w:author="Matthew Barbour" w:date="2017-09-08T10:43:50.1949052" w:id="947922509">
        <w:r w:rsidRPr="02687CF2" w:rsidDel="426DA2E9">
          <w:rPr>
            <w:rFonts w:hAnsi="Calibri" w:eastAsia="" w:cs="Arial" w:hAnsiTheme="minorAscii" w:eastAsiaTheme="minorEastAsia" w:cstheme="minorBidi"/>
            <w:lang w:val="en-GB"/>
            <w:rPrChange w:author="Matthew Barbour" w:date="2017-09-05T10:30:55.3052397" w:id="1506354246">
              <w:rPr>
                <w:rFonts w:hAnsiTheme="minorHAnsi" w:eastAsiaTheme="minorEastAsia" w:cstheme="minorBidi"/>
                <w:lang w:val="en-GB"/>
              </w:rPr>
            </w:rPrChange>
          </w:rPr>
          <w:delText>Thébault</w:delText>
        </w:r>
      </w:del>
      <w:proofErr w:type="spellEnd"/>
      <w:del w:author="Matthew Barbour" w:date="2017-09-08T10:43:50.1949052" w:id="1143217540">
        <w:r w:rsidRPr="02687CF2" w:rsidDel="426DA2E9">
          <w:rPr>
            <w:rFonts w:hAnsi="Calibri" w:eastAsia="" w:cs="Arial" w:hAnsiTheme="minorAscii" w:eastAsiaTheme="minorEastAsia" w:cstheme="minorBidi"/>
            <w:lang w:val="en-GB"/>
            <w:rPrChange w:author="Matthew Barbour" w:date="2017-09-05T10:30:55.3052397" w:id="874889500">
              <w:rPr>
                <w:rFonts w:hAnsiTheme="minorHAnsi" w:eastAsiaTheme="minorEastAsia" w:cstheme="minorBidi"/>
                <w:lang w:val="en-GB"/>
              </w:rPr>
            </w:rPrChange>
          </w:rPr>
          <w:delText xml:space="preserve"> &amp; Fontaine 2010), an</w:delText>
        </w:r>
        <w:r w:rsidRPr="02687CF2" w:rsidDel="426DA2E9" w:rsidR="003451AB">
          <w:rPr>
            <w:rFonts w:hAnsi="Calibri" w:eastAsia="" w:cs="Arial" w:hAnsiTheme="minorAscii" w:eastAsiaTheme="minorEastAsia" w:cstheme="minorBidi"/>
            <w:lang w:val="en-GB"/>
            <w:rPrChange w:author="Matthew Barbour" w:date="2017-09-05T10:30:55.3052397" w:id="98970947">
              <w:rPr>
                <w:rFonts w:hAnsiTheme="minorHAnsi" w:eastAsiaTheme="minorEastAsia" w:cstheme="minorBidi"/>
                <w:lang w:val="en-GB"/>
              </w:rPr>
            </w:rPrChange>
          </w:rPr>
          <w:delText xml:space="preserve">d </w:delText>
        </w:r>
        <w:r w:rsidRPr="02687CF2" w:rsidDel="426DA2E9" w:rsidR="00DB4447">
          <w:rPr>
            <w:rFonts w:hAnsi="Calibri" w:eastAsia="" w:cs="Arial" w:hAnsiTheme="minorAscii" w:eastAsiaTheme="minorEastAsia" w:cstheme="minorBidi"/>
            <w:lang w:val="en-GB"/>
            <w:rPrChange w:author="Matthew Barbour" w:date="2017-09-05T10:30:55.3052397" w:id="1001798188">
              <w:rPr>
                <w:rFonts w:hAnsiTheme="minorHAnsi" w:eastAsiaTheme="minorEastAsia" w:cstheme="minorBidi"/>
                <w:lang w:val="en-GB"/>
              </w:rPr>
            </w:rPrChange>
          </w:rPr>
          <w:delText>this</w:delText>
        </w:r>
        <w:r w:rsidRPr="02687CF2" w:rsidDel="426DA2E9" w:rsidR="00DB4447">
          <w:rPr>
            <w:rFonts w:hAnsi="Calibri" w:eastAsia="" w:cs="Arial" w:hAnsiTheme="minorAscii" w:eastAsiaTheme="minorEastAsia" w:cstheme="minorBidi"/>
            <w:lang w:val="en-GB"/>
            <w:rPrChange w:author="Matthew Barbour" w:date="2017-09-05T10:30:55.3052397" w:id="260053208">
              <w:rPr>
                <w:rFonts w:hAnsiTheme="minorHAnsi" w:eastAsiaTheme="minorEastAsia" w:cstheme="minorBidi"/>
                <w:lang w:val="en-GB"/>
              </w:rPr>
            </w:rPrChange>
          </w:rPr>
          <w:delText xml:space="preserve"> </w:delText>
        </w:r>
        <w:r w:rsidRPr="02687CF2" w:rsidDel="426DA2E9" w:rsidR="003451AB">
          <w:rPr>
            <w:rFonts w:hAnsi="Calibri" w:eastAsia="" w:cs="Arial" w:hAnsiTheme="minorAscii" w:eastAsiaTheme="minorEastAsia" w:cstheme="minorBidi"/>
            <w:lang w:val="en-GB"/>
            <w:rPrChange w:author="Matthew Barbour" w:date="2017-09-05T10:30:55.3052397" w:id="82861419">
              <w:rPr>
                <w:rFonts w:hAnsiTheme="minorHAnsi" w:eastAsiaTheme="minorEastAsia" w:cstheme="minorBidi"/>
                <w:lang w:val="en-GB"/>
              </w:rPr>
            </w:rPrChange>
          </w:rPr>
          <w:delText>is a continuous property</w:delText>
        </w:r>
        <w:r w:rsidRPr="02687CF2" w:rsidDel="426DA2E9">
          <w:rPr>
            <w:rFonts w:hAnsi="Calibri" w:eastAsia="" w:cs="Arial" w:hAnsiTheme="minorAscii" w:eastAsiaTheme="minorEastAsia" w:cstheme="minorBidi"/>
            <w:lang w:val="en-GB"/>
            <w:rPrChange w:author="Matthew Barbour" w:date="2017-09-05T10:30:55.3052397" w:id="1488520904">
              <w:rPr>
                <w:rFonts w:hAnsiTheme="minorHAnsi" w:eastAsiaTheme="minorEastAsia" w:cstheme="minorBidi"/>
                <w:lang w:val="en-GB"/>
              </w:rPr>
            </w:rPrChange>
          </w:rPr>
          <w:delText xml:space="preserve">. What we suggest is that the </w:delText>
        </w:r>
        <w:r w:rsidRPr="02687CF2" w:rsidDel="426DA2E9" w:rsidR="00B07E3F">
          <w:rPr>
            <w:rFonts w:hAnsi="Calibri" w:eastAsia="" w:cs="Arial" w:hAnsiTheme="minorAscii" w:eastAsiaTheme="minorEastAsia" w:cstheme="minorBidi"/>
            <w:lang w:val="en-GB"/>
            <w:rPrChange w:author="Matthew Barbour" w:date="2017-09-05T10:30:55.3052397" w:id="176606702">
              <w:rPr>
                <w:rFonts w:hAnsiTheme="minorHAnsi" w:eastAsiaTheme="minorEastAsia" w:cstheme="minorBidi"/>
                <w:lang w:val="en-GB"/>
              </w:rPr>
            </w:rPrChange>
          </w:rPr>
          <w:delText>communities</w:delText>
        </w:r>
        <w:r w:rsidRPr="02687CF2" w:rsidDel="426DA2E9" w:rsidR="00FC317E">
          <w:rPr>
            <w:rFonts w:hAnsi="Calibri" w:eastAsia="" w:cs="Arial" w:hAnsiTheme="minorAscii" w:eastAsiaTheme="minorEastAsia" w:cstheme="minorBidi"/>
            <w:lang w:val="en-GB"/>
            <w:rPrChange w:author="Matthew Barbour" w:date="2017-09-05T10:30:55.3052397" w:id="1977334051">
              <w:rPr>
                <w:rFonts w:hAnsiTheme="minorHAnsi" w:eastAsiaTheme="minorEastAsia" w:cstheme="minorBidi"/>
                <w:lang w:val="en-GB"/>
              </w:rPr>
            </w:rPrChange>
          </w:rPr>
          <w:delText>’</w:delText>
        </w:r>
        <w:r w:rsidRPr="02687CF2" w:rsidDel="426DA2E9" w:rsidR="00B07E3F">
          <w:rPr>
            <w:rFonts w:hAnsi="Calibri" w:eastAsia="" w:cs="Arial" w:hAnsiTheme="minorAscii" w:eastAsiaTheme="minorEastAsia" w:cstheme="minorBidi"/>
            <w:lang w:val="en-GB"/>
            <w:rPrChange w:author="Matthew Barbour" w:date="2017-09-05T10:30:55.3052397" w:id="2100742900">
              <w:rPr>
                <w:rFonts w:hAnsiTheme="minorHAnsi" w:eastAsiaTheme="minorEastAsia" w:cstheme="minorBidi"/>
                <w:lang w:val="en-GB"/>
              </w:rPr>
            </w:rPrChange>
          </w:rPr>
          <w:delText xml:space="preserve"> architecture</w:delText>
        </w:r>
        <w:r w:rsidRPr="02687CF2" w:rsidDel="426DA2E9">
          <w:rPr>
            <w:rFonts w:hAnsi="Calibri" w:eastAsia="" w:cs="Arial" w:hAnsiTheme="minorAscii" w:eastAsiaTheme="minorEastAsia" w:cstheme="minorBidi"/>
            <w:lang w:val="en-GB"/>
            <w:rPrChange w:author="Matthew Barbour" w:date="2017-09-05T10:30:55.3052397" w:id="1102981390">
              <w:rPr>
                <w:rFonts w:hAnsiTheme="minorHAnsi" w:eastAsiaTheme="minorEastAsia" w:cstheme="minorBidi"/>
                <w:lang w:val="en-GB"/>
              </w:rPr>
            </w:rPrChange>
          </w:rPr>
          <w:delText xml:space="preserve"> is dictated by two properties: </w:delText>
        </w:r>
      </w:del>
      <w:proofErr w:type="spellStart"/>
      <w:del w:author="Matthew Barbour" w:date="2017-09-08T10:43:50.1949052" w:id="1883853431">
        <w:r w:rsidRPr="02687CF2" w:rsidDel="426DA2E9">
          <w:rPr>
            <w:rFonts w:hAnsi="Calibri" w:eastAsia="" w:cs="Arial" w:hAnsiTheme="minorAscii" w:eastAsiaTheme="minorEastAsia" w:cstheme="minorBidi"/>
            <w:lang w:val="en-GB"/>
            <w:rPrChange w:author="Matthew Barbour" w:date="2017-09-05T10:30:55.3052397" w:id="329961979">
              <w:rPr>
                <w:rFonts w:hAnsiTheme="minorHAnsi" w:eastAsiaTheme="minorEastAsia" w:cstheme="minorBidi"/>
                <w:lang w:val="en-GB"/>
              </w:rPr>
            </w:rPrChange>
          </w:rPr>
          <w:delText xml:space="preserve">i</w:delText>
        </w:r>
      </w:del>
      <w:proofErr w:type="spellEnd"/>
      <w:del w:author="Matthew Barbour" w:date="2017-09-08T10:43:50.1949052" w:id="72743506">
        <w:r w:rsidRPr="02687CF2" w:rsidDel="426DA2E9">
          <w:rPr>
            <w:rFonts w:hAnsi="Calibri" w:eastAsia="" w:cs="Arial" w:hAnsiTheme="minorAscii" w:eastAsiaTheme="minorEastAsia" w:cstheme="minorBidi"/>
            <w:lang w:val="en-GB"/>
            <w:rPrChange w:author="Matthew Barbour" w:date="2017-09-05T10:30:55.3052397" w:id="1424456851">
              <w:rPr>
                <w:rFonts w:hAnsiTheme="minorHAnsi" w:eastAsiaTheme="minorEastAsia" w:cstheme="minorBidi"/>
                <w:lang w:val="en-GB"/>
              </w:rPr>
            </w:rPrChange>
          </w:rPr>
          <w:delText xml:space="preserve">) what proportion of the community is composed of individuals that are more specialist or generalist</w:delText>
        </w:r>
        <w:r w:rsidRPr="02687CF2" w:rsidDel="426DA2E9" w:rsidR="00B07E3F">
          <w:rPr>
            <w:rFonts w:hAnsi="Calibri" w:eastAsia="" w:cs="Arial" w:hAnsiTheme="minorAscii" w:eastAsiaTheme="minorEastAsia" w:cstheme="minorBidi"/>
            <w:lang w:val="en-GB"/>
            <w:rPrChange w:author="Matthew Barbour" w:date="2017-09-05T10:30:55.3052397" w:id="1437241397">
              <w:rPr>
                <w:rFonts w:hAnsiTheme="minorHAnsi" w:eastAsiaTheme="minorEastAsia" w:cstheme="minorBidi"/>
                <w:lang w:val="en-GB"/>
              </w:rPr>
            </w:rPrChange>
          </w:rPr>
          <w:delText>,</w:delText>
        </w:r>
        <w:r w:rsidRPr="02687CF2" w:rsidDel="426DA2E9">
          <w:rPr>
            <w:rFonts w:hAnsi="Calibri" w:eastAsia="" w:cs="Arial" w:hAnsiTheme="minorAscii" w:eastAsiaTheme="minorEastAsia" w:cstheme="minorBidi"/>
            <w:lang w:val="en-GB"/>
            <w:rPrChange w:author="Matthew Barbour" w:date="2017-09-05T10:30:55.3052397" w:id="881882605">
              <w:rPr>
                <w:rFonts w:hAnsiTheme="minorHAnsi" w:eastAsiaTheme="minorEastAsia" w:cstheme="minorBidi"/>
                <w:lang w:val="en-GB"/>
              </w:rPr>
            </w:rPrChange>
          </w:rPr>
          <w:delText xml:space="preserve"> and ii) how are key plant traits structured within the community. Hence, w</w:delText>
        </w:r>
        <w:r w:rsidRPr="02687CF2" w:rsidDel="426DA2E9" w:rsidR="132625B2">
          <w:rPr>
            <w:rFonts w:hAnsi="Calibri" w:eastAsia="" w:cs="Arial" w:hAnsiTheme="minorAscii" w:eastAsiaTheme="minorEastAsia" w:cstheme="minorBidi"/>
            <w:lang w:val="en-GB"/>
            <w:rPrChange w:author="Matthew Barbour" w:date="2017-09-05T10:30:55.3052397" w:id="1941464615">
              <w:rPr>
                <w:rFonts w:hAnsiTheme="minorHAnsi" w:eastAsiaTheme="minorEastAsia" w:cstheme="minorBidi"/>
                <w:lang w:val="en-GB"/>
              </w:rPr>
            </w:rPrChange>
          </w:rPr>
          <w:delText xml:space="preserve">e define our central question as: is the architecture of plant-animal interactions within communities a function of the prevalence of specialist-generalist community continuum (community structure) and the </w:delText>
        </w:r>
        <w:r w:rsidRPr="02687CF2" w:rsidDel="426DA2E9" w:rsidR="5204BD83">
          <w:rPr>
            <w:rFonts w:hAnsi="Calibri" w:eastAsia="" w:cs="Arial" w:hAnsiTheme="minorAscii" w:eastAsiaTheme="minorEastAsia" w:cstheme="minorBidi"/>
            <w:lang w:val="en-GB"/>
            <w:rPrChange w:author="Matthew Barbour" w:date="2017-09-05T10:30:55.3052397" w:id="1460845453">
              <w:rPr>
                <w:rFonts w:hAnsiTheme="minorHAnsi" w:eastAsiaTheme="minorEastAsia" w:cstheme="minorBidi"/>
                <w:lang w:val="en-GB"/>
              </w:rPr>
            </w:rPrChange>
          </w:rPr>
          <w:delText xml:space="preserve">sum of the </w:delText>
        </w:r>
        <w:r w:rsidRPr="02687CF2" w:rsidDel="426DA2E9" w:rsidR="132625B2">
          <w:rPr>
            <w:rFonts w:hAnsi="Calibri" w:eastAsia="" w:cs="Arial" w:hAnsiTheme="minorAscii" w:eastAsiaTheme="minorEastAsia" w:cstheme="minorBidi"/>
            <w:lang w:val="en-GB"/>
            <w:rPrChange w:author="Matthew Barbour" w:date="2017-09-05T10:30:55.3052397" w:id="2120906251">
              <w:rPr>
                <w:rFonts w:hAnsiTheme="minorHAnsi" w:eastAsiaTheme="minorEastAsia" w:cstheme="minorBidi"/>
                <w:lang w:val="en-GB"/>
              </w:rPr>
            </w:rPrChange>
          </w:rPr>
          <w:delText>relative trait diffe</w:delText>
        </w:r>
        <w:r w:rsidRPr="02687CF2" w:rsidDel="426DA2E9" w:rsidR="0037729B">
          <w:rPr>
            <w:rFonts w:hAnsi="Calibri" w:eastAsia="" w:cs="Arial" w:hAnsiTheme="minorAscii" w:eastAsiaTheme="minorEastAsia" w:cstheme="minorBidi"/>
            <w:lang w:val="en-GB"/>
            <w:rPrChange w:author="Matthew Barbour" w:date="2017-09-05T10:30:55.3052397" w:id="729614486">
              <w:rPr>
                <w:rFonts w:hAnsiTheme="minorHAnsi" w:eastAsiaTheme="minorEastAsia" w:cstheme="minorBidi"/>
                <w:lang w:val="en-GB"/>
              </w:rPr>
            </w:rPrChange>
          </w:rPr>
          <w:delText>rences within plant communities?</w:delText>
        </w:r>
        <w:r w:rsidRPr="02687CF2" w:rsidDel="426DA2E9" w:rsidR="132625B2">
          <w:rPr>
            <w:rFonts w:hAnsi="Calibri" w:eastAsia="" w:cs="Arial" w:hAnsiTheme="minorAscii" w:eastAsiaTheme="minorEastAsia" w:cstheme="minorBidi"/>
            <w:lang w:val="en-GB"/>
            <w:rPrChange w:author="Matthew Barbour" w:date="2017-09-05T10:30:55.3052397" w:id="1465340440">
              <w:rPr>
                <w:rFonts w:hAnsiTheme="minorHAnsi" w:eastAsiaTheme="minorEastAsia" w:cstheme="minorBidi"/>
                <w:lang w:val="en-GB"/>
              </w:rPr>
            </w:rPrChange>
          </w:rPr>
          <w:delText xml:space="preserve"> </w:delText>
        </w:r>
      </w:del>
    </w:p>
    <w:p w:rsidRPr="00B11F54" w:rsidR="003451AB" w:rsidDel="426DA2E9" w:rsidP="02687CF2" w:rsidRDefault="003451AB" w14:paraId="25515C5C" w14:textId="60B4334A" w14:noSpellErr="1">
      <w:pPr>
        <w:jc w:val="both"/>
        <w:rPr>
          <w:del w:author="Matthew Barbour" w:date="2017-09-08T10:43:50.1949052" w:id="1545387275"/>
          <w:rFonts w:hAnsi="Calibri" w:eastAsia="" w:cs="Arial" w:hAnsiTheme="minorAscii" w:eastAsiaTheme="minorEastAsia" w:cstheme="minorBidi"/>
          <w:lang w:val="en-GB"/>
          <w:rPrChange w:author="Matthew Barbour" w:date="2017-09-05T10:30:55.3052397" w:id="1353006020">
            <w:rPr/>
          </w:rPrChange>
        </w:rPr>
        <w:pPrChange w:author="Matthew Barbour" w:date="2017-09-05T10:30:55.3052397" w:id="1782532335">
          <w:pPr>
            <w:jc w:val="both"/>
          </w:pPr>
        </w:pPrChange>
      </w:pPr>
      <w:del w:author="Matthew Barbour" w:date="2017-09-08T10:43:50.1949052" w:id="1668583959">
        <w:r w:rsidRPr="02687CF2" w:rsidDel="426DA2E9">
          <w:rPr>
            <w:rFonts w:hAnsi="Calibri" w:eastAsia="" w:cs="Arial" w:hAnsiTheme="minorAscii" w:eastAsiaTheme="minorEastAsia" w:cstheme="minorBidi"/>
            <w:lang w:val="en-GB"/>
            <w:rPrChange w:author="Matthew Barbour" w:date="2017-09-05T10:30:55.3052397" w:id="2893576">
              <w:rPr>
                <w:rFonts w:hAnsiTheme="minorHAnsi" w:eastAsiaTheme="minorEastAsia" w:cstheme="minorBidi"/>
                <w:lang w:val="en-GB"/>
              </w:rPr>
            </w:rPrChange>
          </w:rPr>
          <w:delText xml:space="preserve">To define how traits are structured in the plant community we take the </w:delText>
        </w:r>
        <w:r w:rsidRPr="02687CF2" w:rsidDel="426DA2E9" w:rsidR="00CA39CF">
          <w:rPr>
            <w:rFonts w:hAnsi="Calibri" w:eastAsia="" w:cs="Arial" w:hAnsiTheme="minorAscii" w:eastAsiaTheme="minorEastAsia" w:cstheme="minorBidi"/>
            <w:lang w:val="en-GB"/>
            <w:rPrChange w:author="Matthew Barbour" w:date="2017-09-05T10:30:55.3052397" w:id="64257119">
              <w:rPr>
                <w:rFonts w:hAnsiTheme="minorHAnsi" w:eastAsiaTheme="minorEastAsia" w:cstheme="minorBidi"/>
                <w:lang w:val="en-GB"/>
              </w:rPr>
            </w:rPrChange>
          </w:rPr>
          <w:delText>sum of the absolute pairwise differences as a proportion of the number of species</w:delText>
        </w:r>
        <w:r w:rsidRPr="02687CF2" w:rsidDel="426DA2E9" w:rsidR="009E06C3">
          <w:rPr>
            <w:rFonts w:hAnsi="Calibri" w:eastAsia="" w:cs="Arial" w:hAnsiTheme="minorAscii" w:eastAsiaTheme="minorEastAsia" w:cstheme="minorBidi"/>
            <w:lang w:val="en-GB"/>
            <w:rPrChange w:author="Matthew Barbour" w:date="2017-09-05T10:30:55.3052397" w:id="1317779444">
              <w:rPr>
                <w:rFonts w:hAnsiTheme="minorHAnsi" w:eastAsiaTheme="minorEastAsia" w:cstheme="minorBidi"/>
                <w:lang w:val="en-GB"/>
              </w:rPr>
            </w:rPrChange>
          </w:rPr>
          <w:delText>, which</w:delText>
        </w:r>
        <w:r w:rsidRPr="02687CF2" w:rsidDel="426DA2E9" w:rsidR="00CA39CF">
          <w:rPr>
            <w:rFonts w:hAnsi="Calibri" w:eastAsia="" w:cs="Arial" w:hAnsiTheme="minorAscii" w:eastAsiaTheme="minorEastAsia" w:cstheme="minorBidi"/>
            <w:lang w:val="en-GB"/>
            <w:rPrChange w:author="Matthew Barbour" w:date="2017-09-05T10:30:55.3052397" w:id="1780999602">
              <w:rPr>
                <w:rFonts w:hAnsiTheme="minorHAnsi" w:eastAsiaTheme="minorEastAsia" w:cstheme="minorBidi"/>
                <w:lang w:val="en-GB"/>
              </w:rPr>
            </w:rPrChange>
          </w:rPr>
          <w:delText xml:space="preserve"> gives a relative measure of the plant differences. </w:delText>
        </w:r>
      </w:del>
    </w:p>
    <w:p w:rsidRPr="00B11F54" w:rsidR="003451AB" w:rsidDel="426DA2E9" w:rsidP="00B07B3E" w:rsidRDefault="003451AB" w14:paraId="6411F094" w14:textId="3FCCEF2D">
      <w:pPr>
        <w:jc w:val="both"/>
        <w:rPr>
          <w:del w:author="Matthew Barbour" w:date="2017-09-08T10:43:50.1949052" w:id="1224110256"/>
          <w:rFonts w:hAnsiTheme="minorHAnsi" w:eastAsiaTheme="minorEastAsia" w:cstheme="minorBidi"/>
          <w:lang w:val="en-GB"/>
        </w:rPr>
      </w:pPr>
      <w:del w:author="Matthew Barbour" w:date="2017-09-08T10:43:50.1949052" w:id="678758171">
        <m:oMathPara>
          <m:oMath>
            <m:r>
              <w:rPr>
                <w:rFonts w:ascii="Cambria Math" w:hAnsi="Cambria Math" w:eastAsiaTheme="minorEastAsia" w:cstheme="minorBidi"/>
                <w:lang w:val="en-GB"/>
              </w:rPr>
              <m:t xml:space="preserve">ƩΔTrait= </m:t>
            </m:r>
            <m:f>
              <m:fPr>
                <m:ctrlPr>
                  <w:rPr>
                    <w:rFonts w:ascii="Cambria Math" w:hAnsi="Cambria Math" w:eastAsiaTheme="minorEastAsia" w:cstheme="minorBidi"/>
                    <w:i/>
                    <w:lang w:val="en-GB"/>
                  </w:rPr>
                </m:ctrlPr>
              </m:fPr>
              <m:num>
                <m:nary>
                  <m:naryPr>
                    <m:chr m:val="∑"/>
                    <m:limLoc m:val="undOvr"/>
                    <m:ctrlPr>
                      <w:rPr>
                        <w:rFonts w:ascii="Cambria Math" w:hAnsi="Cambria Math" w:eastAsiaTheme="minorEastAsia" w:cstheme="minorBidi"/>
                        <w:i/>
                        <w:lang w:val="en-GB"/>
                      </w:rPr>
                    </m:ctrlPr>
                  </m:naryPr>
                  <m:sub>
                    <m:r>
                      <w:rPr>
                        <w:rFonts w:ascii="Cambria Math" w:hAnsi="Cambria Math" w:eastAsiaTheme="minorEastAsia" w:cstheme="minorBidi"/>
                        <w:lang w:val="en-GB"/>
                      </w:rPr>
                      <m:t>i=1</m:t>
                    </m:r>
                  </m:sub>
                  <m:sup>
                    <m:r>
                      <w:rPr>
                        <w:rFonts w:ascii="Cambria Math" w:hAnsi="Cambria Math" w:eastAsiaTheme="minorEastAsia" w:cstheme="minorBidi"/>
                        <w:lang w:val="en-GB"/>
                      </w:rPr>
                      <m:t>n</m:t>
                    </m:r>
                  </m:sup>
                  <m:e>
                    <m:d>
                      <m:dPr>
                        <m:begChr m:val="|"/>
                        <m:endChr m:val="|"/>
                        <m:ctrlPr>
                          <w:rPr>
                            <w:rFonts w:ascii="Cambria Math" w:hAnsi="Cambria Math" w:eastAsiaTheme="minorEastAsia" w:cstheme="minorBidi"/>
                            <w:i/>
                            <w:lang w:val="en-GB"/>
                          </w:rPr>
                        </m:ctrlPr>
                      </m:dPr>
                      <m:e>
                        <m:sSub>
                          <m:sSubPr>
                            <m:ctrlPr>
                              <w:rPr>
                                <w:rFonts w:ascii="Cambria Math" w:hAnsi="Cambria Math" w:eastAsiaTheme="minorEastAsia" w:cstheme="minorBidi"/>
                                <w:i/>
                                <w:lang w:val="en-GB"/>
                              </w:rPr>
                            </m:ctrlPr>
                          </m:sSubPr>
                          <m:e>
                            <m:r>
                              <w:rPr>
                                <w:rFonts w:ascii="Cambria Math" w:hAnsi="Cambria Math" w:eastAsiaTheme="minorEastAsia" w:cstheme="minorBidi"/>
                                <w:lang w:val="en-GB"/>
                              </w:rPr>
                              <m:t>T</m:t>
                            </m:r>
                          </m:e>
                          <m:sub>
                            <m:r>
                              <w:rPr>
                                <w:rFonts w:ascii="Cambria Math" w:hAnsi="Cambria Math" w:eastAsiaTheme="minorEastAsia" w:cstheme="minorBidi"/>
                                <w:lang w:val="en-GB"/>
                              </w:rPr>
                              <m:t>i</m:t>
                            </m:r>
                          </m:sub>
                        </m:sSub>
                        <m:r>
                          <w:rPr>
                            <w:rFonts w:ascii="Cambria Math" w:hAnsi="Cambria Math" w:eastAsiaTheme="minorEastAsia" w:cstheme="minorBidi"/>
                            <w:lang w:val="en-GB"/>
                          </w:rPr>
                          <m:t>-</m:t>
                        </m:r>
                        <m:sSub>
                          <m:sSubPr>
                            <m:ctrlPr>
                              <w:rPr>
                                <w:rFonts w:ascii="Cambria Math" w:hAnsi="Cambria Math" w:eastAsiaTheme="minorEastAsia" w:cstheme="minorBidi"/>
                                <w:i/>
                                <w:lang w:val="en-GB"/>
                              </w:rPr>
                            </m:ctrlPr>
                          </m:sSubPr>
                          <m:e>
                            <m:r>
                              <w:rPr>
                                <w:rFonts w:ascii="Cambria Math" w:hAnsi="Cambria Math" w:eastAsiaTheme="minorEastAsia" w:cstheme="minorBidi"/>
                                <w:lang w:val="en-GB"/>
                              </w:rPr>
                              <m:t>T</m:t>
                            </m:r>
                          </m:e>
                          <m:sub>
                            <m:r>
                              <w:rPr>
                                <w:rFonts w:ascii="Cambria Math" w:hAnsi="Cambria Math" w:eastAsiaTheme="minorEastAsia" w:cstheme="minorBidi"/>
                                <w:lang w:val="en-GB"/>
                              </w:rPr>
                              <m:t>j</m:t>
                            </m:r>
                          </m:sub>
                        </m:sSub>
                      </m:e>
                    </m:d>
                  </m:e>
                </m:nary>
              </m:num>
              <m:den>
                <m:r>
                  <w:rPr>
                    <w:rFonts w:ascii="Cambria Math" w:hAnsi="Cambria Math" w:eastAsiaTheme="minorEastAsia" w:cstheme="minorBidi"/>
                    <w:lang w:val="en-GB"/>
                  </w:rPr>
                  <m:t>2n</m:t>
                </m:r>
              </m:den>
            </m:f>
          </m:oMath>
        </m:oMathPara>
      </w:del>
    </w:p>
    <w:p w:rsidRPr="00B11F54" w:rsidR="00A91785" w:rsidP="2648ECAB" w:rsidRDefault="00CA39CF" w14:paraId="644115F5" w14:textId="30FB498B" w14:noSpellErr="1">
      <w:pPr>
        <w:pStyle w:val="Normal"/>
        <w:jc w:val="both"/>
        <w:rPr>
          <w:rFonts w:hAnsi="Calibri" w:eastAsia="" w:cs="Arial" w:hAnsiTheme="minorAscii" w:eastAsiaTheme="minorEastAsia" w:cstheme="minorBidi"/>
          <w:lang w:val="en-GB"/>
          <w:rPrChange w:author="Matthew Barbour" w:date="2017-09-11T12:54:23.6252844" w:id="599224802">
            <w:rPr/>
          </w:rPrChange>
        </w:rPr>
        <w:pPrChange w:author="Matthew Barbour" w:date="2017-09-11T12:54:23.6252844" w:id="245537583">
          <w:pPr>
            <w:jc w:val="both"/>
          </w:pPr>
        </w:pPrChange>
      </w:pPr>
      <w:del w:author="Matthew Barbour" w:date="2017-09-08T10:43:50.1949052" w:id="2049783992">
        <w:r w:rsidRPr="3E3F2C9C" w:rsidDel="426DA2E9">
          <w:rPr>
            <w:rFonts w:hAnsi="Calibri" w:eastAsia="" w:cs="Arial" w:hAnsiTheme="minorAscii" w:eastAsiaTheme="minorEastAsia" w:cstheme="minorBidi"/>
            <w:lang w:val="en-GB"/>
            <w:rPrChange w:author="Matthew Barbour" w:date="2017-09-04T13:08:15.9196168" w:id="1044327580">
              <w:rPr>
                <w:rFonts w:hAnsiTheme="minorHAnsi" w:eastAsiaTheme="minorEastAsia" w:cstheme="minorBidi"/>
                <w:lang w:val="en-GB"/>
              </w:rPr>
            </w:rPrChange>
          </w:rPr>
          <w:delText xml:space="preserve">For instance, in a hypothetical community where all plants have </w:delText>
        </w:r>
        <w:r w:rsidRPr="3E3F2C9C" w:rsidDel="426DA2E9" w:rsidR="003451AB">
          <w:rPr>
            <w:rFonts w:hAnsi="Calibri" w:eastAsia="" w:cs="Arial" w:hAnsiTheme="minorAscii" w:eastAsiaTheme="minorEastAsia" w:cstheme="minorBidi"/>
            <w:lang w:val="en-GB"/>
            <w:rPrChange w:author="Matthew Barbour" w:date="2017-09-04T13:08:15.9196168" w:id="558102469">
              <w:rPr>
                <w:rFonts w:hAnsiTheme="minorHAnsi" w:eastAsiaTheme="minorEastAsia" w:cstheme="minorBidi"/>
                <w:lang w:val="en-GB"/>
              </w:rPr>
            </w:rPrChange>
          </w:rPr>
          <w:delText>similar</w:delText>
        </w:r>
        <w:r w:rsidRPr="3E3F2C9C" w:rsidDel="426DA2E9">
          <w:rPr>
            <w:rFonts w:hAnsi="Calibri" w:eastAsia="" w:cs="Arial" w:hAnsiTheme="minorAscii" w:eastAsiaTheme="minorEastAsia" w:cstheme="minorBidi"/>
            <w:lang w:val="en-GB"/>
            <w:rPrChange w:author="Matthew Barbour" w:date="2017-09-04T13:08:15.9196168" w:id="972066503">
              <w:rPr>
                <w:rFonts w:hAnsiTheme="minorHAnsi" w:eastAsiaTheme="minorEastAsia" w:cstheme="minorBidi"/>
                <w:lang w:val="en-GB"/>
              </w:rPr>
            </w:rPrChange>
          </w:rPr>
          <w:delText xml:space="preserve"> value</w:delText>
        </w:r>
        <w:r w:rsidRPr="3E3F2C9C" w:rsidDel="426DA2E9" w:rsidR="003451AB">
          <w:rPr>
            <w:rFonts w:hAnsi="Calibri" w:eastAsia="" w:cs="Arial" w:hAnsiTheme="minorAscii" w:eastAsiaTheme="minorEastAsia" w:cstheme="minorBidi"/>
            <w:lang w:val="en-GB"/>
            <w:rPrChange w:author="Matthew Barbour" w:date="2017-09-04T13:08:15.9196168" w:id="941824773">
              <w:rPr>
                <w:rFonts w:hAnsiTheme="minorHAnsi" w:eastAsiaTheme="minorEastAsia" w:cstheme="minorBidi"/>
                <w:lang w:val="en-GB"/>
              </w:rPr>
            </w:rPrChange>
          </w:rPr>
          <w:delText xml:space="preserve">s for a trait, </w:delText>
        </w:r>
        <w:r w:rsidRPr="3E3F2C9C" w:rsidDel="426DA2E9" w:rsidR="003451AB">
          <w:rPr>
            <w:rFonts w:hAnsi="Calibri" w:eastAsia="" w:cs="Arial" w:hAnsiTheme="minorAscii" w:eastAsiaTheme="minorEastAsia" w:cstheme="minorBidi"/>
            <w:lang w:val="en-GB"/>
            <w:rPrChange w:author="Matthew Barbour" w:date="2017-09-04T13:08:15.9196168" w:id="1506664371">
              <w:rPr>
                <w:rFonts w:hAnsiTheme="minorHAnsi" w:eastAsiaTheme="minorEastAsia" w:cstheme="minorBidi"/>
                <w:lang w:val="en-GB"/>
              </w:rPr>
            </w:rPrChange>
          </w:rPr>
          <w:delText>ƩΔTrait</w:delText>
        </w:r>
        <w:r w:rsidRPr="3E3F2C9C" w:rsidDel="426DA2E9" w:rsidR="003451AB">
          <w:rPr>
            <w:rFonts w:hAnsi="Calibri" w:eastAsia="" w:cs="Arial" w:hAnsiTheme="minorAscii" w:eastAsiaTheme="minorEastAsia" w:cstheme="minorBidi"/>
            <w:lang w:val="en-GB"/>
            <w:rPrChange w:author="Matthew Barbour" w:date="2017-09-04T13:08:15.9196168" w:id="448599090">
              <w:rPr>
                <w:rFonts w:hAnsiTheme="minorHAnsi" w:eastAsiaTheme="minorEastAsia" w:cstheme="minorBidi"/>
                <w:lang w:val="en-GB"/>
              </w:rPr>
            </w:rPrChange>
          </w:rPr>
          <w:delText xml:space="preserve"> approaches zero</w:delText>
        </w:r>
        <w:r w:rsidRPr="3E3F2C9C" w:rsidDel="426DA2E9">
          <w:rPr>
            <w:rFonts w:hAnsi="Calibri" w:eastAsia="" w:cs="Arial" w:hAnsiTheme="minorAscii" w:eastAsiaTheme="minorEastAsia" w:cstheme="minorBidi"/>
            <w:lang w:val="en-GB"/>
            <w:rPrChange w:author="Matthew Barbour" w:date="2017-09-04T13:08:15.9196168" w:id="1795177486">
              <w:rPr>
                <w:rFonts w:hAnsiTheme="minorHAnsi" w:eastAsiaTheme="minorEastAsia" w:cstheme="minorBidi"/>
                <w:lang w:val="en-GB"/>
              </w:rPr>
            </w:rPrChange>
          </w:rPr>
          <w:delText>. Conversely</w:delText>
        </w:r>
        <w:r w:rsidRPr="3E3F2C9C" w:rsidDel="426DA2E9" w:rsidR="003451AB">
          <w:rPr>
            <w:rFonts w:hAnsi="Calibri" w:eastAsia="" w:cs="Arial" w:hAnsiTheme="minorAscii" w:eastAsiaTheme="minorEastAsia" w:cstheme="minorBidi"/>
            <w:lang w:val="en-GB"/>
            <w:rPrChange w:author="Matthew Barbour" w:date="2017-09-04T13:08:15.9196168" w:id="2066122634">
              <w:rPr>
                <w:rFonts w:hAnsiTheme="minorHAnsi" w:eastAsiaTheme="minorEastAsia" w:cstheme="minorBidi"/>
                <w:lang w:val="en-GB"/>
              </w:rPr>
            </w:rPrChange>
          </w:rPr>
          <w:delText>,</w:delText>
        </w:r>
        <w:r w:rsidRPr="3E3F2C9C" w:rsidDel="426DA2E9">
          <w:rPr>
            <w:rFonts w:hAnsi="Calibri" w:eastAsia="" w:cs="Arial" w:hAnsiTheme="minorAscii" w:eastAsiaTheme="minorEastAsia" w:cstheme="minorBidi"/>
            <w:lang w:val="en-GB"/>
            <w:rPrChange w:author="Matthew Barbour" w:date="2017-09-04T13:08:15.9196168" w:id="443928698">
              <w:rPr>
                <w:rFonts w:hAnsiTheme="minorHAnsi" w:eastAsiaTheme="minorEastAsia" w:cstheme="minorBidi"/>
                <w:lang w:val="en-GB"/>
              </w:rPr>
            </w:rPrChange>
          </w:rPr>
          <w:delText xml:space="preserve"> where there is </w:delText>
        </w:r>
        <w:r w:rsidRPr="3E3F2C9C" w:rsidDel="426DA2E9" w:rsidR="003451AB">
          <w:rPr>
            <w:rFonts w:hAnsi="Calibri" w:eastAsia="" w:cs="Arial" w:hAnsiTheme="minorAscii" w:eastAsiaTheme="minorEastAsia" w:cstheme="minorBidi"/>
            <w:lang w:val="en-GB"/>
            <w:rPrChange w:author="Matthew Barbour" w:date="2017-09-04T13:08:15.9196168" w:id="1752781495">
              <w:rPr>
                <w:rFonts w:hAnsiTheme="minorHAnsi" w:eastAsiaTheme="minorEastAsia" w:cstheme="minorBidi"/>
                <w:lang w:val="en-GB"/>
              </w:rPr>
            </w:rPrChange>
          </w:rPr>
          <w:delText xml:space="preserve">a </w:delText>
        </w:r>
        <w:r w:rsidRPr="3E3F2C9C" w:rsidDel="426DA2E9" w:rsidR="003451AB">
          <w:rPr>
            <w:rFonts w:hAnsi="Calibri" w:eastAsia="" w:cs="Arial" w:hAnsiTheme="minorAscii" w:eastAsiaTheme="minorEastAsia" w:cstheme="minorBidi"/>
            <w:lang w:val="en-GB"/>
            <w:rPrChange w:author="Matthew Barbour" w:date="2017-09-04T13:08:15.9196168" w:id="782330485">
              <w:rPr>
                <w:rFonts w:hAnsiTheme="minorHAnsi" w:eastAsiaTheme="minorEastAsia" w:cstheme="minorBidi"/>
                <w:lang w:val="en-GB"/>
              </w:rPr>
            </w:rPrChange>
          </w:rPr>
          <w:delText xml:space="preserve">highly bimodal distribution of trait</w:delText>
        </w:r>
      </w:del>
      <w:del w:author="Matthew Barbour" w:date="2017-09-08T10:43:50.1949052" w:id="152789115">
        <w:r w:rsidRPr="3E3F2C9C" w:rsidDel="426DA2E9" w:rsidR="003451AB">
          <w:rPr>
            <w:rFonts w:hAnsi="Calibri" w:eastAsia="" w:cs="Arial" w:hAnsiTheme="minorAscii" w:eastAsiaTheme="minorEastAsia" w:cstheme="minorBidi"/>
            <w:lang w:val="en-GB"/>
            <w:rPrChange w:author="Matthew Barbour" w:date="2017-09-04T13:08:15.9196168" w:id="507518666">
              <w:rPr>
                <w:rFonts w:hAnsiTheme="minorHAnsi" w:eastAsiaTheme="minorEastAsia" w:cstheme="minorBidi"/>
                <w:lang w:val="en-GB"/>
              </w:rPr>
            </w:rPrChange>
          </w:rPr>
          <w:delText xml:space="preserve"> values the </w:delText>
        </w:r>
        <w:r w:rsidRPr="3E3F2C9C" w:rsidDel="426DA2E9" w:rsidR="003451AB">
          <w:rPr>
            <w:rFonts w:hAnsi="Calibri" w:eastAsia="" w:cs="Arial" w:hAnsiTheme="minorAscii" w:eastAsiaTheme="minorEastAsia" w:cstheme="minorBidi"/>
            <w:lang w:val="en-GB"/>
            <w:rPrChange w:author="Matthew Barbour" w:date="2017-09-04T13:08:15.9196168" w:id="78983939">
              <w:rPr>
                <w:rFonts w:hAnsiTheme="minorHAnsi" w:eastAsiaTheme="minorEastAsia" w:cstheme="minorBidi"/>
                <w:lang w:val="en-GB"/>
              </w:rPr>
            </w:rPrChange>
          </w:rPr>
          <w:delText>ƩΔTrait</w:delText>
        </w:r>
        <w:r w:rsidRPr="3E3F2C9C" w:rsidDel="426DA2E9" w:rsidR="003451AB">
          <w:rPr>
            <w:rFonts w:hAnsi="Calibri" w:eastAsia="" w:cs="Arial" w:hAnsiTheme="minorAscii" w:eastAsiaTheme="minorEastAsia" w:cstheme="minorBidi"/>
            <w:lang w:val="en-GB"/>
            <w:rPrChange w:author="Matthew Barbour" w:date="2017-09-04T13:08:15.9196168" w:id="1337213418">
              <w:rPr>
                <w:rFonts w:hAnsiTheme="minorHAnsi" w:eastAsiaTheme="minorEastAsia" w:cstheme="minorBidi"/>
                <w:lang w:val="en-GB"/>
              </w:rPr>
            </w:rPrChange>
          </w:rPr>
          <w:delText xml:space="preserve"> approaches its maximum (</w:delText>
        </w:r>
        <w:r w:rsidRPr="3E3F2C9C" w:rsidDel="426DA2E9" w:rsidR="00D077A4">
          <w:rPr>
            <w:rFonts w:hAnsi="Calibri" w:eastAsia="" w:cs="Arial" w:hAnsiTheme="minorAscii" w:eastAsiaTheme="minorEastAsia" w:cstheme="minorBidi"/>
            <w:lang w:val="en-GB"/>
            <w:rPrChange w:author="Matthew Barbour" w:date="2017-09-04T13:08:15.9196168" w:id="518006148">
              <w:rPr>
                <w:rFonts w:hAnsiTheme="minorHAnsi" w:eastAsiaTheme="minorEastAsia" w:cstheme="minorBidi"/>
                <w:lang w:val="en-GB"/>
              </w:rPr>
            </w:rPrChange>
          </w:rPr>
          <w:delText>Fig.</w:delText>
        </w:r>
        <w:r w:rsidRPr="3E3F2C9C" w:rsidDel="426DA2E9" w:rsidR="00EA717E">
          <w:rPr>
            <w:rFonts w:hAnsi="Calibri" w:eastAsia="" w:cs="Arial" w:hAnsiTheme="minorAscii" w:eastAsiaTheme="minorEastAsia" w:cstheme="minorBidi"/>
            <w:lang w:val="en-GB"/>
            <w:rPrChange w:author="Matthew Barbour" w:date="2017-09-04T13:08:15.9196168" w:id="189440398">
              <w:rPr>
                <w:rFonts w:hAnsiTheme="minorHAnsi" w:eastAsiaTheme="minorEastAsia" w:cstheme="minorBidi"/>
                <w:lang w:val="en-GB"/>
              </w:rPr>
            </w:rPrChange>
          </w:rPr>
          <w:delText xml:space="preserve"> 1</w:delText>
        </w:r>
        <w:r w:rsidRPr="3E3F2C9C" w:rsidDel="426DA2E9" w:rsidR="003451AB">
          <w:rPr>
            <w:rFonts w:hAnsi="Calibri" w:eastAsia="" w:cs="Arial" w:hAnsiTheme="minorAscii" w:eastAsiaTheme="minorEastAsia" w:cstheme="minorBidi"/>
            <w:lang w:val="en-GB"/>
            <w:rPrChange w:author="Matthew Barbour" w:date="2017-09-04T13:08:15.9196168" w:id="885557915">
              <w:rPr>
                <w:rFonts w:hAnsiTheme="minorHAnsi" w:eastAsiaTheme="minorEastAsia" w:cstheme="minorBidi"/>
                <w:lang w:val="en-GB"/>
              </w:rPr>
            </w:rPrChange>
          </w:rPr>
          <w:delText xml:space="preserve">). </w:delText>
        </w:r>
        <w:r w:rsidRPr="3E3F2C9C" w:rsidDel="426DA2E9" w:rsidR="00B36778">
          <w:rPr>
            <w:rFonts w:hAnsi="Calibri" w:eastAsia="" w:cs="Arial" w:hAnsiTheme="minorAscii" w:eastAsiaTheme="minorEastAsia" w:cstheme="minorBidi"/>
            <w:lang w:val="en-GB"/>
            <w:rPrChange w:author="Matthew Barbour" w:date="2017-09-04T13:08:15.9196168" w:id="1664445268">
              <w:rPr>
                <w:rFonts w:hAnsiTheme="minorHAnsi" w:eastAsiaTheme="minorEastAsia" w:cstheme="minorBidi"/>
                <w:lang w:val="en-GB"/>
              </w:rPr>
            </w:rPrChange>
          </w:rPr>
          <w:delText>These</w:delText>
        </w:r>
        <w:r w:rsidRPr="3E3F2C9C" w:rsidDel="426DA2E9" w:rsidR="00C7213B">
          <w:rPr>
            <w:rFonts w:hAnsi="Calibri" w:eastAsia="" w:cs="Arial" w:hAnsiTheme="minorAscii" w:eastAsiaTheme="minorEastAsia" w:cstheme="minorBidi"/>
            <w:lang w:val="en-GB"/>
            <w:rPrChange w:author="Matthew Barbour" w:date="2017-09-04T13:08:15.9196168" w:id="595839760">
              <w:rPr>
                <w:rFonts w:hAnsiTheme="minorHAnsi" w:eastAsiaTheme="minorEastAsia" w:cstheme="minorBidi"/>
                <w:lang w:val="en-GB"/>
              </w:rPr>
            </w:rPrChange>
          </w:rPr>
          <w:delText xml:space="preserve"> </w:delText>
        </w:r>
        <w:r w:rsidRPr="3E3F2C9C" w:rsidDel="426DA2E9" w:rsidR="00B36778">
          <w:rPr>
            <w:rFonts w:hAnsi="Calibri" w:eastAsia="" w:cs="Arial" w:hAnsiTheme="minorAscii" w:eastAsiaTheme="minorEastAsia" w:cstheme="minorBidi"/>
            <w:lang w:val="en-GB"/>
            <w:rPrChange w:author="Matthew Barbour" w:date="2017-09-04T13:08:15.9196168" w:id="1902498843">
              <w:rPr>
                <w:rFonts w:hAnsiTheme="minorHAnsi" w:eastAsiaTheme="minorEastAsia" w:cstheme="minorBidi"/>
                <w:lang w:val="en-GB"/>
              </w:rPr>
            </w:rPrChange>
          </w:rPr>
          <w:delText xml:space="preserve">are </w:delText>
        </w:r>
        <w:r w:rsidRPr="3E3F2C9C" w:rsidDel="426DA2E9" w:rsidR="00C7213B">
          <w:rPr>
            <w:rFonts w:hAnsi="Calibri" w:eastAsia="" w:cs="Arial" w:hAnsiTheme="minorAscii" w:eastAsiaTheme="minorEastAsia" w:cstheme="minorBidi"/>
            <w:lang w:val="en-GB"/>
            <w:rPrChange w:author="Matthew Barbour" w:date="2017-09-04T13:08:15.9196168" w:id="841027232">
              <w:rPr>
                <w:rFonts w:hAnsiTheme="minorHAnsi" w:eastAsiaTheme="minorEastAsia" w:cstheme="minorBidi"/>
                <w:lang w:val="en-GB"/>
              </w:rPr>
            </w:rPrChange>
          </w:rPr>
          <w:delText>possib</w:delText>
        </w:r>
        <w:r w:rsidRPr="3E3F2C9C" w:rsidDel="426DA2E9" w:rsidR="00B36778">
          <w:rPr>
            <w:rFonts w:hAnsi="Calibri" w:eastAsia="" w:cs="Arial" w:hAnsiTheme="minorAscii" w:eastAsiaTheme="minorEastAsia" w:cstheme="minorBidi"/>
            <w:lang w:val="en-GB"/>
            <w:rPrChange w:author="Matthew Barbour" w:date="2017-09-04T13:08:15.9196168" w:id="1122688365">
              <w:rPr>
                <w:rFonts w:hAnsiTheme="minorHAnsi" w:eastAsiaTheme="minorEastAsia" w:cstheme="minorBidi"/>
                <w:lang w:val="en-GB"/>
              </w:rPr>
            </w:rPrChange>
          </w:rPr>
          <w:delText>le</w:delText>
        </w:r>
        <w:r w:rsidRPr="3E3F2C9C" w:rsidDel="426DA2E9" w:rsidR="00C7213B">
          <w:rPr>
            <w:rFonts w:hAnsi="Calibri" w:eastAsia="" w:cs="Arial" w:hAnsiTheme="minorAscii" w:eastAsiaTheme="minorEastAsia" w:cstheme="minorBidi"/>
            <w:lang w:val="en-GB"/>
            <w:rPrChange w:author="Matthew Barbour" w:date="2017-09-04T13:08:15.9196168" w:id="816404306">
              <w:rPr>
                <w:rFonts w:hAnsiTheme="minorHAnsi" w:eastAsiaTheme="minorEastAsia" w:cstheme="minorBidi"/>
                <w:lang w:val="en-GB"/>
              </w:rPr>
            </w:rPrChange>
          </w:rPr>
          <w:delText xml:space="preserve"> </w:delText>
        </w:r>
        <w:r w:rsidRPr="3E3F2C9C" w:rsidDel="426DA2E9" w:rsidR="00B36778">
          <w:rPr>
            <w:rFonts w:hAnsi="Calibri" w:eastAsia="" w:cs="Arial" w:hAnsiTheme="minorAscii" w:eastAsiaTheme="minorEastAsia" w:cstheme="minorBidi"/>
            <w:lang w:val="en-GB"/>
            <w:rPrChange w:author="Matthew Barbour" w:date="2017-09-04T13:08:15.9196168" w:id="1445459249">
              <w:rPr>
                <w:rFonts w:hAnsiTheme="minorHAnsi" w:eastAsiaTheme="minorEastAsia" w:cstheme="minorBidi"/>
                <w:lang w:val="en-GB"/>
              </w:rPr>
            </w:rPrChange>
          </w:rPr>
          <w:delText xml:space="preserve">as </w:delText>
        </w:r>
        <w:r w:rsidRPr="3E3F2C9C" w:rsidDel="426DA2E9" w:rsidR="00C7213B">
          <w:rPr>
            <w:rFonts w:hAnsi="Calibri" w:eastAsia="" w:cs="Arial" w:hAnsiTheme="minorAscii" w:eastAsiaTheme="minorEastAsia" w:cstheme="minorBidi"/>
            <w:lang w:val="en-GB"/>
            <w:rPrChange w:author="Matthew Barbour" w:date="2017-09-04T13:08:15.9196168" w:id="418560346">
              <w:rPr>
                <w:rFonts w:hAnsiTheme="minorHAnsi" w:eastAsiaTheme="minorEastAsia" w:cstheme="minorBidi"/>
                <w:lang w:val="en-GB"/>
              </w:rPr>
            </w:rPrChange>
          </w:rPr>
          <w:delText xml:space="preserve">plant trait values do not necessarily follow a uniform or Gaussian </w:delText>
        </w:r>
        <w:r w:rsidRPr="3E3F2C9C" w:rsidDel="426DA2E9" w:rsidR="009E06C3">
          <w:rPr>
            <w:rFonts w:hAnsi="Calibri" w:eastAsia="" w:cs="Arial" w:hAnsiTheme="minorAscii" w:eastAsiaTheme="minorEastAsia" w:cstheme="minorBidi"/>
            <w:lang w:val="en-GB"/>
            <w:rPrChange w:author="Matthew Barbour" w:date="2017-09-04T13:08:15.9196168" w:id="916382024">
              <w:rPr>
                <w:rFonts w:hAnsiTheme="minorHAnsi" w:eastAsiaTheme="minorEastAsia" w:cstheme="minorBidi"/>
                <w:lang w:val="en-GB"/>
              </w:rPr>
            </w:rPrChange>
          </w:rPr>
          <w:delText>distribution</w:delText>
        </w:r>
        <w:r w:rsidRPr="3E3F2C9C" w:rsidDel="426DA2E9" w:rsidR="009E06C3">
          <w:rPr>
            <w:rFonts w:hAnsi="Calibri" w:eastAsia="" w:cs="Arial" w:hAnsiTheme="minorAscii" w:eastAsiaTheme="minorEastAsia" w:cstheme="minorBidi"/>
            <w:lang w:val="en-GB"/>
            <w:rPrChange w:author="Matthew Barbour" w:date="2017-09-04T13:08:15.9196168" w:id="1613525034">
              <w:rPr>
                <w:rFonts w:hAnsiTheme="minorHAnsi" w:eastAsiaTheme="minorEastAsia" w:cstheme="minorBidi"/>
                <w:lang w:val="en-GB"/>
              </w:rPr>
            </w:rPrChange>
          </w:rPr>
          <w:delText xml:space="preserve"> </w:delText>
        </w:r>
      </w:del>
      <w:del w:author="Matthew Barbour" w:date="2017-09-08T10:43:50.1949052" w:id="889530152">
        <w:r w:rsidRPr="3E3F2C9C" w:rsidDel="426DA2E9" w:rsidR="00C7213B">
          <w:rPr>
            <w:rFonts w:hAnsi="Calibri" w:eastAsia="" w:cs="Arial" w:hAnsiTheme="minorAscii" w:eastAsiaTheme="minorEastAsia" w:cstheme="minorBidi"/>
            <w:lang w:val="en-GB"/>
            <w:rPrChange w:author="Matthew Barbour" w:date="2017-09-04T13:08:15.9196168" w:id="1469202941">
              <w:rPr>
                <w:rFonts w:hAnsiTheme="minorHAnsi" w:eastAsiaTheme="minorEastAsia" w:cstheme="minorBidi"/>
                <w:lang w:val="en-GB"/>
              </w:rPr>
            </w:rPrChange>
          </w:rPr>
          <w:delText>within communities due to phylogenetic effects.</w:delText>
        </w:r>
      </w:del>
      <w:ins w:author="Matthew Barbour" w:date="2017-09-08T13:43:46.7797876" w:id="2051629910">
        <w:r w:rsidRPr="48A7121F" w:rsidR="505F13A4">
          <w:rPr>
            <w:rFonts w:hAnsi="Calibri" w:eastAsia="" w:cs="Arial" w:hAnsiTheme="minorAscii" w:eastAsiaTheme="minorEastAsia" w:cstheme="minorBidi"/>
            <w:lang w:val="en-GB"/>
            <w:rPrChange w:author="Matthew Barbour" w:date="2017-09-08T13:42:46.2685135" w:id="890068260">
              <w:rPr/>
            </w:rPrChange>
          </w:rPr>
          <w:t>An</w:t>
        </w:r>
      </w:ins>
      <w:ins w:author="Matthew Barbour" w:date="2017-09-08T13:44:47.8102333" w:id="240341476">
        <w:r w:rsidRPr="48A7121F" w:rsidR="0D8D54B6">
          <w:rPr>
            <w:rFonts w:hAnsi="Calibri" w:eastAsia="" w:cs="Arial" w:hAnsiTheme="minorAscii" w:eastAsiaTheme="minorEastAsia" w:cstheme="minorBidi"/>
            <w:lang w:val="en-GB"/>
            <w:rPrChange w:author="Matthew Barbour" w:date="2017-09-08T13:42:46.2685135" w:id="1844711638">
              <w:rPr/>
            </w:rPrChange>
          </w:rPr>
          <w:t xml:space="preserve"> important issue</w:t>
        </w:r>
      </w:ins>
      <w:ins w:author="Matthew Barbour" w:date="2017-09-08T13:43:46.7797876" w:id="1225231419">
        <w:r w:rsidRPr="48A7121F" w:rsidR="505F13A4">
          <w:rPr>
            <w:rFonts w:hAnsi="Calibri" w:eastAsia="" w:cs="Arial" w:hAnsiTheme="minorAscii" w:eastAsiaTheme="minorEastAsia" w:cstheme="minorBidi"/>
            <w:lang w:val="en-GB"/>
            <w:rPrChange w:author="Matthew Barbour" w:date="2017-09-08T13:42:46.2685135" w:id="37026065">
              <w:rPr/>
            </w:rPrChange>
          </w:rPr>
          <w:t xml:space="preserve"> that our model does not address is how the positive</w:t>
        </w:r>
        <w:r w:rsidRPr="48A7121F" w:rsidR="505F13A4">
          <w:rPr>
            <w:rFonts w:hAnsi="Calibri" w:eastAsia="" w:cs="Arial" w:hAnsiTheme="minorAscii" w:eastAsiaTheme="minorEastAsia" w:cstheme="minorBidi"/>
            <w:lang w:val="en-GB"/>
            <w:rPrChange w:author="Matthew Barbour" w:date="2017-09-08T13:42:46.2685135" w:id="2008664791">
              <w:rPr/>
            </w:rPrChange>
          </w:rPr>
          <w:t xml:space="preserve"> </w:t>
        </w:r>
        <w:r w:rsidRPr="48A7121F" w:rsidR="505F13A4">
          <w:rPr>
            <w:rFonts w:hAnsi="Calibri" w:eastAsia="" w:cs="Arial" w:hAnsiTheme="minorAscii" w:eastAsiaTheme="minorEastAsia" w:cstheme="minorBidi"/>
            <w:lang w:val="en-GB"/>
            <w:rPrChange w:author="Matthew Barbour" w:date="2017-09-08T13:42:46.2685135" w:id="787986322">
              <w:rPr/>
            </w:rPrChange>
          </w:rPr>
          <w:t xml:space="preserve">relationship between plant functional diversity and plant productivity </w:t>
        </w:r>
      </w:ins>
      <w:ins w:author="Matthew Barbour" w:date="2017-09-08T13:49:50.0370932" w:id="1845552831">
        <w:r w:rsidRPr="48A7121F" w:rsidR="2C4A9EAA">
          <w:rPr>
            <w:rFonts w:hAnsi="Calibri" w:eastAsia="" w:cs="Arial" w:hAnsiTheme="minorAscii" w:eastAsiaTheme="minorEastAsia" w:cstheme="minorBidi"/>
            <w:lang w:val="en-GB"/>
            <w:rPrChange w:author="Matthew Barbour" w:date="2017-09-08T13:42:46.2685135" w:id="510563071">
              <w:rPr/>
            </w:rPrChange>
          </w:rPr>
          <w:t xml:space="preserve">(</w:t>
        </w:r>
      </w:ins>
      <w:ins w:author="Matthew Barbour" w:date="2017-09-09T08:43:38.2075314" w:id="1722750747">
        <w:r w:rsidRPr="48A7121F" w:rsidR="42032775">
          <w:rPr>
            <w:rFonts w:hAnsi="Calibri" w:eastAsia="" w:cs="Arial" w:hAnsiTheme="minorAscii" w:eastAsiaTheme="minorEastAsia" w:cstheme="minorBidi"/>
            <w:lang w:val="en-GB"/>
            <w:rPrChange w:author="Matthew Barbour" w:date="2017-09-08T13:42:46.2685135" w:id="1204134438">
              <w:rPr/>
            </w:rPrChange>
          </w:rPr>
          <w:t xml:space="preserve">Tilman</w:t>
        </w:r>
        <w:r w:rsidRPr="48A7121F" w:rsidR="42032775">
          <w:rPr>
            <w:rFonts w:hAnsi="Calibri" w:eastAsia="" w:cs="Arial" w:hAnsiTheme="minorAscii" w:eastAsiaTheme="minorEastAsia" w:cstheme="minorBidi"/>
            <w:lang w:val="en-GB"/>
            <w:rPrChange w:author="Matthew Barbour" w:date="2017-09-08T13:42:46.2685135" w:id="734204647">
              <w:rPr/>
            </w:rPrChange>
          </w:rPr>
          <w:t xml:space="preserve"> et al.</w:t>
        </w:r>
      </w:ins>
      <w:ins w:author="Matthew Barbour" w:date="2017-09-09T08:44:38.642457" w:id="228339452">
        <w:r w:rsidRPr="48A7121F" w:rsidR="5AD624C9">
          <w:rPr>
            <w:rFonts w:hAnsi="Calibri" w:eastAsia="" w:cs="Arial" w:hAnsiTheme="minorAscii" w:eastAsiaTheme="minorEastAsia" w:cstheme="minorBidi"/>
            <w:lang w:val="en-GB"/>
            <w:rPrChange w:author="Matthew Barbour" w:date="2017-09-08T13:42:46.2685135" w:id="865303580">
              <w:rPr/>
            </w:rPrChange>
          </w:rPr>
          <w:t xml:space="preserve"> 1997; </w:t>
        </w:r>
      </w:ins>
      <w:ins w:author="Matthew Barbour" w:date="2017-09-08T13:49:50.0370932" w:id="2072558662">
        <w:r w:rsidRPr="48A7121F" w:rsidR="2C4A9EAA">
          <w:rPr>
            <w:rFonts w:hAnsi="Calibri" w:eastAsia="" w:cs="Arial" w:hAnsiTheme="minorAscii" w:eastAsiaTheme="minorEastAsia" w:cstheme="minorBidi"/>
            <w:lang w:val="en-GB"/>
            <w:rPrChange w:author="Matthew Barbour" w:date="2017-09-08T13:42:46.2685135" w:id="1216809266">
              <w:rPr/>
            </w:rPrChange>
          </w:rPr>
          <w:t xml:space="preserve">C</w:t>
        </w:r>
      </w:ins>
      <w:ins w:author="Matthew Barbour" w:date="2017-09-09T08:42:37.8958341" w:id="1281513462">
        <w:r w:rsidRPr="48A7121F" w:rsidR="178337C6">
          <w:rPr>
            <w:rFonts w:hAnsi="Calibri" w:eastAsia="" w:cs="Arial" w:hAnsiTheme="minorAscii" w:eastAsiaTheme="minorEastAsia" w:cstheme="minorBidi"/>
            <w:lang w:val="en-GB"/>
            <w:rPrChange w:author="Matthew Barbour" w:date="2017-09-08T13:42:46.2685135" w:id="1796607606">
              <w:rPr/>
            </w:rPrChange>
          </w:rPr>
          <w:t xml:space="preserve">adotte 2017</w:t>
        </w:r>
      </w:ins>
      <w:ins w:author="Matthew Barbour" w:date="2017-09-08T13:49:50.0370932" w:id="1350980416">
        <w:r w:rsidRPr="48A7121F" w:rsidR="2C4A9EAA">
          <w:rPr>
            <w:rFonts w:hAnsi="Calibri" w:eastAsia="" w:cs="Arial" w:hAnsiTheme="minorAscii" w:eastAsiaTheme="minorEastAsia" w:cstheme="minorBidi"/>
            <w:lang w:val="en-GB"/>
            <w:rPrChange w:author="Matthew Barbour" w:date="2017-09-08T13:42:46.2685135" w:id="1741395426">
              <w:rPr/>
            </w:rPrChange>
          </w:rPr>
          <w:t xml:space="preserve">) </w:t>
        </w:r>
      </w:ins>
      <w:ins w:author="Matthew Barbour" w:date="2017-09-08T13:43:46.7797876" w:id="2133690473">
        <w:r w:rsidRPr="48A7121F" w:rsidR="505F13A4">
          <w:rPr>
            <w:rFonts w:hAnsi="Calibri" w:eastAsia="" w:cs="Arial" w:hAnsiTheme="minorAscii" w:eastAsiaTheme="minorEastAsia" w:cstheme="minorBidi"/>
            <w:lang w:val="en-GB"/>
            <w:rPrChange w:author="Matthew Barbour" w:date="2017-09-08T13:42:46.2685135" w:id="396507200">
              <w:rPr/>
            </w:rPrChange>
          </w:rPr>
          <w:t xml:space="preserve">would </w:t>
        </w:r>
      </w:ins>
      <w:ins w:author="Matthew Barbour" w:date="2017-09-08T13:44:47.8102333" w:id="2052232921">
        <w:r w:rsidRPr="48A7121F" w:rsidR="0D8D54B6">
          <w:rPr>
            <w:rFonts w:hAnsi="Calibri" w:eastAsia="" w:cs="Arial" w:hAnsiTheme="minorAscii" w:eastAsiaTheme="minorEastAsia" w:cstheme="minorBidi"/>
            <w:lang w:val="en-GB"/>
            <w:rPrChange w:author="Matthew Barbour" w:date="2017-09-08T13:42:46.2685135" w:id="1508467335">
              <w:rPr/>
            </w:rPrChange>
          </w:rPr>
          <w:t xml:space="preserve">modify the predictions from our model. </w:t>
        </w:r>
      </w:ins>
      <w:ins w:author="Matthew Barbour" w:date="2017-09-08T13:45:48.5510919" w:id="629424065">
        <w:r w:rsidRPr="48A7121F" w:rsidR="63FDAF23">
          <w:rPr>
            <w:rFonts w:hAnsi="Calibri" w:eastAsia="" w:cs="Arial" w:hAnsiTheme="minorAscii" w:eastAsiaTheme="minorEastAsia" w:cstheme="minorBidi"/>
            <w:lang w:val="en-GB"/>
            <w:rPrChange w:author="Matthew Barbour" w:date="2017-09-08T13:42:46.2685135" w:id="2067702903">
              <w:rPr/>
            </w:rPrChange>
          </w:rPr>
          <w:t xml:space="preserve">From an interaction strength </w:t>
        </w:r>
        <w:r w:rsidRPr="48A7121F" w:rsidR="63FDAF23">
          <w:rPr>
            <w:rFonts w:hAnsi="Calibri" w:eastAsia="" w:cs="Arial" w:hAnsiTheme="minorAscii" w:eastAsiaTheme="minorEastAsia" w:cstheme="minorBidi"/>
            <w:lang w:val="en-GB"/>
            <w:rPrChange w:author="Matthew Barbour" w:date="2017-09-08T13:42:46.2685135" w:id="447082663">
              <w:rPr/>
            </w:rPrChange>
          </w:rPr>
          <w:t xml:space="preserve">perspective,</w:t>
        </w:r>
      </w:ins>
      <w:ins w:author="Matthew Barbour" w:date="2017-09-08T13:49:50.0370932" w:id="654090814">
        <w:r w:rsidRPr="48A7121F" w:rsidR="2C4A9EAA">
          <w:rPr>
            <w:rFonts w:hAnsi="Calibri" w:eastAsia="" w:cs="Arial" w:hAnsiTheme="minorAscii" w:eastAsiaTheme="minorEastAsia" w:cstheme="minorBidi"/>
            <w:lang w:val="en-GB"/>
            <w:rPrChange w:author="Matthew Barbour" w:date="2017-09-08T13:42:46.2685135" w:id="1934743543">
              <w:rPr/>
            </w:rPrChange>
          </w:rPr>
          <w:t xml:space="preserve"> higher productivity can destabilize comm</w:t>
        </w:r>
      </w:ins>
      <w:ins w:author="Matthew Barbour" w:date="2017-09-08T13:50:50.657063" w:id="511933257">
        <w:r w:rsidRPr="48A7121F" w:rsidR="2330FE4C">
          <w:rPr>
            <w:rFonts w:hAnsi="Calibri" w:eastAsia="" w:cs="Arial" w:hAnsiTheme="minorAscii" w:eastAsiaTheme="minorEastAsia" w:cstheme="minorBidi"/>
            <w:lang w:val="en-GB"/>
            <w:rPrChange w:author="Matthew Barbour" w:date="2017-09-08T13:42:46.2685135" w:id="380304110">
              <w:rPr/>
            </w:rPrChange>
          </w:rPr>
          <w:t xml:space="preserve">unities due to the "paradox of enrichment" (Rosenzweig </w:t>
        </w:r>
      </w:ins>
      <w:ins w:author="Matthew Barbour" w:date="2017-09-09T08:45:39.6672999" w:id="1684389683">
        <w:r w:rsidRPr="48A7121F" w:rsidR="723F9F4F">
          <w:rPr>
            <w:rFonts w:hAnsi="Calibri" w:eastAsia="" w:cs="Arial" w:hAnsiTheme="minorAscii" w:eastAsiaTheme="minorEastAsia" w:cstheme="minorBidi"/>
            <w:lang w:val="en-GB"/>
            <w:rPrChange w:author="Matthew Barbour" w:date="2017-09-08T13:42:46.2685135" w:id="1837623657">
              <w:rPr/>
            </w:rPrChange>
          </w:rPr>
          <w:t xml:space="preserve">1971</w:t>
        </w:r>
      </w:ins>
      <w:ins w:author="Matthew Barbour" w:date="2017-09-08T13:50:50.657063" w:id="1185123156">
        <w:r w:rsidRPr="48A7121F" w:rsidR="2330FE4C">
          <w:rPr>
            <w:rFonts w:hAnsi="Calibri" w:eastAsia="" w:cs="Arial" w:hAnsiTheme="minorAscii" w:eastAsiaTheme="minorEastAsia" w:cstheme="minorBidi"/>
            <w:lang w:val="en-GB"/>
            <w:rPrChange w:author="Matthew Barbour" w:date="2017-09-08T13:42:46.2685135" w:id="309332722">
              <w:rPr/>
            </w:rPrChange>
          </w:rPr>
          <w:t xml:space="preserve">). However, productivity is often associated with increased habitat complexity in terrestrial environments, which </w:t>
        </w:r>
      </w:ins>
      <w:ins w:author="Matthew Barbour" w:date="2017-09-09T08:54:01.2082829" w:id="1698387533">
        <w:r w:rsidRPr="48A7121F" w:rsidR="33318564">
          <w:rPr>
            <w:rFonts w:hAnsi="Calibri" w:eastAsia="" w:cs="Arial" w:hAnsiTheme="minorAscii" w:eastAsiaTheme="minorEastAsia" w:cstheme="minorBidi"/>
            <w:lang w:val="en-GB"/>
            <w:rPrChange w:author="Matthew Barbour" w:date="2017-09-08T13:42:46.2685135" w:id="747193969">
              <w:rPr/>
            </w:rPrChange>
          </w:rPr>
          <w:t xml:space="preserve">can attract upper trophic levels that </w:t>
        </w:r>
      </w:ins>
      <w:ins w:author="Matthew Barbour" w:date="2017-09-09T08:55:02.1609488" w:id="311157763">
        <w:r w:rsidRPr="48A7121F" w:rsidR="68CACC22">
          <w:rPr>
            <w:rFonts w:hAnsi="Calibri" w:eastAsia="" w:cs="Arial" w:hAnsiTheme="minorAscii" w:eastAsiaTheme="minorEastAsia" w:cstheme="minorBidi"/>
            <w:lang w:val="en-GB"/>
            <w:rPrChange w:author="Matthew Barbour" w:date="2017-09-08T13:42:46.2685135" w:id="482645977">
              <w:rPr/>
            </w:rPrChange>
          </w:rPr>
          <w:t xml:space="preserve">would prevent </w:t>
        </w:r>
        <w:r w:rsidRPr="48A7121F" w:rsidR="68CACC22">
          <w:rPr>
            <w:rFonts w:hAnsi="Calibri" w:eastAsia="" w:cs="Arial" w:hAnsiTheme="minorAscii" w:eastAsiaTheme="minorEastAsia" w:cstheme="minorBidi"/>
            <w:lang w:val="en-GB"/>
            <w:rPrChange w:author="Matthew Barbour" w:date="2017-09-08T13:42:46.2685135" w:id="2055549433">
              <w:rPr/>
            </w:rPrChange>
          </w:rPr>
          <w:t xml:space="preserve">population outbreaks of insect herbivo</w:t>
        </w:r>
      </w:ins>
      <w:ins w:author="Matthew Barbour" w:date="2017-09-09T08:56:02.347123" w:id="2067852215">
        <w:r w:rsidRPr="48A7121F" w:rsidR="1485C304">
          <w:rPr>
            <w:rFonts w:hAnsi="Calibri" w:eastAsia="" w:cs="Arial" w:hAnsiTheme="minorAscii" w:eastAsiaTheme="minorEastAsia" w:cstheme="minorBidi"/>
            <w:lang w:val="en-GB"/>
            <w:rPrChange w:author="Matthew Barbour" w:date="2017-09-08T13:42:46.2685135" w:id="734147228">
              <w:rPr/>
            </w:rPrChange>
          </w:rPr>
          <w:t xml:space="preserve">res</w:t>
        </w:r>
      </w:ins>
      <w:ins w:author="Matthew Barbour" w:date="2017-09-08T13:52:52.0757013" w:id="1817697583">
        <w:r w:rsidRPr="48A7121F" w:rsidR="7CBC4B97">
          <w:rPr>
            <w:rFonts w:hAnsi="Calibri" w:eastAsia="" w:cs="Arial" w:hAnsiTheme="minorAscii" w:eastAsiaTheme="minorEastAsia" w:cstheme="minorBidi"/>
            <w:lang w:val="en-GB"/>
            <w:rPrChange w:author="Matthew Barbour" w:date="2017-09-08T13:42:46.2685135" w:id="1202296361">
              <w:rPr/>
            </w:rPrChange>
          </w:rPr>
          <w:t xml:space="preserve">.</w:t>
        </w:r>
      </w:ins>
      <w:ins w:author="Matthew Barbour" w:date="2017-09-08T13:54:22.5883848" w:id="276164630">
        <w:r w:rsidRPr="48A7121F" w:rsidR="47ECCCC0">
          <w:rPr>
            <w:rFonts w:hAnsi="Calibri" w:eastAsia="" w:cs="Arial" w:hAnsiTheme="minorAscii" w:eastAsiaTheme="minorEastAsia" w:cstheme="minorBidi"/>
            <w:lang w:val="en-GB"/>
            <w:rPrChange w:author="Matthew Barbour" w:date="2017-09-08T13:42:46.2685135" w:id="69477242">
              <w:rPr/>
            </w:rPrChange>
          </w:rPr>
          <w:t xml:space="preserve"> </w:t>
        </w:r>
      </w:ins>
      <w:ins w:author="Matthew Barbour" w:date="2017-09-08T13:55:23.3398058" w:id="613524646">
        <w:r w:rsidRPr="61E04B7A" w:rsidR="61E04B7A">
          <w:rPr>
            <w:rFonts w:hAnsi="Calibri" w:eastAsia="" w:cs="Arial" w:hAnsiTheme="minorAscii" w:eastAsiaTheme="minorEastAsia" w:cstheme="minorBidi"/>
            <w:lang w:val="en-GB"/>
            <w:rPrChange w:author="Matthew Barbour" w:date="2017-09-08T13:55:23.3398058" w:id="2039109190">
              <w:rPr/>
            </w:rPrChange>
          </w:rPr>
          <w:t>I</w:t>
        </w:r>
        <w:r w:rsidRPr="61E04B7A" w:rsidR="61E04B7A">
          <w:rPr>
            <w:rFonts w:hAnsi="Calibri" w:eastAsia="" w:cs="Arial" w:hAnsiTheme="minorAscii" w:eastAsiaTheme="minorEastAsia" w:cstheme="minorBidi"/>
            <w:lang w:val="en-GB"/>
            <w:rPrChange w:author="Matthew Barbour" w:date="2017-09-08T13:55:23.3398058" w:id="1077721347">
              <w:rPr/>
            </w:rPrChange>
          </w:rPr>
          <w:t>n</w:t>
        </w:r>
        <w:r w:rsidRPr="61E04B7A" w:rsidR="61E04B7A">
          <w:rPr>
            <w:rFonts w:hAnsi="Calibri" w:eastAsia="" w:cs="Arial" w:hAnsiTheme="minorAscii" w:eastAsiaTheme="minorEastAsia" w:cstheme="minorBidi"/>
            <w:lang w:val="en-GB"/>
            <w:rPrChange w:author="Matthew Barbour" w:date="2017-09-08T13:55:23.3398058" w:id="647393107">
              <w:rPr/>
            </w:rPrChange>
          </w:rPr>
          <w:t>d</w:t>
        </w:r>
        <w:r w:rsidRPr="61E04B7A" w:rsidR="61E04B7A">
          <w:rPr>
            <w:rFonts w:hAnsi="Calibri" w:eastAsia="" w:cs="Arial" w:hAnsiTheme="minorAscii" w:eastAsiaTheme="minorEastAsia" w:cstheme="minorBidi"/>
            <w:lang w:val="en-GB"/>
            <w:rPrChange w:author="Matthew Barbour" w:date="2017-09-08T13:55:23.3398058" w:id="1409163267">
              <w:rPr/>
            </w:rPrChange>
          </w:rPr>
          <w:t>e</w:t>
        </w:r>
        <w:r w:rsidRPr="61E04B7A" w:rsidR="61E04B7A">
          <w:rPr>
            <w:rFonts w:hAnsi="Calibri" w:eastAsia="" w:cs="Arial" w:hAnsiTheme="minorAscii" w:eastAsiaTheme="minorEastAsia" w:cstheme="minorBidi"/>
            <w:lang w:val="en-GB"/>
            <w:rPrChange w:author="Matthew Barbour" w:date="2017-09-08T13:55:23.3398058" w:id="16703091">
              <w:rPr/>
            </w:rPrChange>
          </w:rPr>
          <w:t>e</w:t>
        </w:r>
        <w:r w:rsidRPr="61E04B7A" w:rsidR="61E04B7A">
          <w:rPr>
            <w:rFonts w:hAnsi="Calibri" w:eastAsia="" w:cs="Arial" w:hAnsiTheme="minorAscii" w:eastAsiaTheme="minorEastAsia" w:cstheme="minorBidi"/>
            <w:lang w:val="en-GB"/>
            <w:rPrChange w:author="Matthew Barbour" w:date="2017-09-08T13:55:23.3398058" w:id="589187415">
              <w:rPr/>
            </w:rPrChange>
          </w:rPr>
          <w:t>d</w:t>
        </w:r>
        <w:r w:rsidRPr="61E04B7A" w:rsidR="61E04B7A">
          <w:rPr>
            <w:rFonts w:hAnsi="Calibri" w:eastAsia="" w:cs="Arial" w:hAnsiTheme="minorAscii" w:eastAsiaTheme="minorEastAsia" w:cstheme="minorBidi"/>
            <w:lang w:val="en-GB"/>
            <w:rPrChange w:author="Matthew Barbour" w:date="2017-09-08T13:55:23.3398058" w:id="600070078">
              <w:rPr/>
            </w:rPrChange>
          </w:rPr>
          <w:t>,</w:t>
        </w:r>
        <w:r w:rsidRPr="61E04B7A" w:rsidR="61E04B7A">
          <w:rPr>
            <w:rFonts w:hAnsi="Calibri" w:eastAsia="" w:cs="Arial" w:hAnsiTheme="minorAscii" w:eastAsiaTheme="minorEastAsia" w:cstheme="minorBidi"/>
            <w:lang w:val="en-GB"/>
            <w:rPrChange w:author="Matthew Barbour" w:date="2017-09-08T13:55:23.3398058" w:id="1714702465">
              <w:rPr/>
            </w:rPrChange>
          </w:rPr>
          <w:t xml:space="preserve"> empirical work from the Cedar Creek Biodiversity Experiment suggests that plant dive</w:t>
        </w:r>
      </w:ins>
      <w:ins w:author="Matthew Barbour" w:date="2017-09-08T13:56:24.2305775" w:id="1867255563">
        <w:r w:rsidRPr="61E04B7A" w:rsidR="4AB4A003">
          <w:rPr>
            <w:rFonts w:hAnsi="Calibri" w:eastAsia="" w:cs="Arial" w:hAnsiTheme="minorAscii" w:eastAsiaTheme="minorEastAsia" w:cstheme="minorBidi"/>
            <w:lang w:val="en-GB"/>
            <w:rPrChange w:author="Matthew Barbour" w:date="2017-09-08T13:55:23.3398058" w:id="1686169837">
              <w:rPr/>
            </w:rPrChange>
          </w:rPr>
          <w:t xml:space="preserve">rsity stabilizes insect community dynamics</w:t>
        </w:r>
      </w:ins>
      <w:ins w:author="Matthew Barbour" w:date="2017-09-08T14:00:56.4172989" w:id="1280660264">
        <w:r w:rsidRPr="61E04B7A" w:rsidR="223C5CC0">
          <w:rPr>
            <w:rFonts w:hAnsi="Calibri" w:eastAsia="" w:cs="Arial" w:hAnsiTheme="minorAscii" w:eastAsiaTheme="minorEastAsia" w:cstheme="minorBidi"/>
            <w:lang w:val="en-GB"/>
            <w:rPrChange w:author="Matthew Barbour" w:date="2017-09-08T13:55:23.3398058" w:id="2126550947">
              <w:rPr/>
            </w:rPrChange>
          </w:rPr>
          <w:t xml:space="preserve"> (Haddad et al. 2011). Interestingly, our model suggests another </w:t>
        </w:r>
        <w:r w:rsidRPr="61E04B7A" w:rsidR="223C5CC0">
          <w:rPr>
            <w:rFonts w:hAnsi="Calibri" w:eastAsia="" w:cs="Arial" w:hAnsiTheme="minorAscii" w:eastAsiaTheme="minorEastAsia" w:cstheme="minorBidi"/>
            <w:lang w:val="en-GB"/>
            <w:rPrChange w:author="Matthew Barbour" w:date="2017-09-08T13:55:23.3398058" w:id="205895447">
              <w:rPr/>
            </w:rPrChange>
          </w:rPr>
          <w:t xml:space="preserve">mechanism – </w:t>
        </w:r>
        <w:r w:rsidRPr="61E04B7A" w:rsidR="223C5CC0">
          <w:rPr>
            <w:rFonts w:hAnsi="Calibri" w:eastAsia="" w:cs="Arial" w:hAnsiTheme="minorAscii" w:eastAsiaTheme="minorEastAsia" w:cstheme="minorBidi"/>
            <w:lang w:val="en-GB"/>
            <w:rPrChange w:author="Matthew Barbour" w:date="2017-09-08T13:55:23.3398058" w:id="1977456990">
              <w:rPr/>
            </w:rPrChange>
          </w:rPr>
          <w:t xml:space="preserve">enhanced </w:t>
        </w:r>
        <w:r w:rsidRPr="61E04B7A" w:rsidR="223C5CC0">
          <w:rPr>
            <w:rFonts w:hAnsi="Calibri" w:eastAsia="" w:cs="Arial" w:hAnsiTheme="minorAscii" w:eastAsiaTheme="minorEastAsia" w:cstheme="minorBidi"/>
            <w:lang w:val="en-GB"/>
            <w:rPrChange w:author="Matthew Barbour" w:date="2017-09-08T13:55:23.3398058" w:id="192756059">
              <w:rPr/>
            </w:rPrChange>
          </w:rPr>
          <w:t xml:space="preserve">mo</w:t>
        </w:r>
        <w:r w:rsidRPr="61E04B7A" w:rsidR="223C5CC0">
          <w:rPr>
            <w:rFonts w:hAnsi="Calibri" w:eastAsia="" w:cs="Arial" w:hAnsiTheme="minorAscii" w:eastAsiaTheme="minorEastAsia" w:cstheme="minorBidi"/>
            <w:lang w:val="en-GB"/>
            <w:rPrChange w:author="Matthew Barbour" w:date="2017-09-08T13:55:23.3398058" w:id="138424233">
              <w:rPr/>
            </w:rPrChange>
          </w:rPr>
          <w:t xml:space="preserve">d</w:t>
        </w:r>
      </w:ins>
      <w:ins w:author="Matthew Barbour" w:date="2017-09-08T14:01:56.4599379" w:id="724687692">
        <w:r w:rsidRPr="61E04B7A" w:rsidR="5B3FCBFB">
          <w:rPr>
            <w:rFonts w:hAnsi="Calibri" w:eastAsia="" w:cs="Arial" w:hAnsiTheme="minorAscii" w:eastAsiaTheme="minorEastAsia" w:cstheme="minorBidi"/>
            <w:lang w:val="en-GB"/>
            <w:rPrChange w:author="Matthew Barbour" w:date="2017-09-08T13:55:23.3398058" w:id="2039745043">
              <w:rPr/>
            </w:rPrChange>
          </w:rPr>
          <w:t xml:space="preserve">u</w:t>
        </w:r>
      </w:ins>
      <w:ins w:author="Matthew Barbour" w:date="2017-09-08T14:00:56.4172989" w:id="14248964">
        <w:r w:rsidRPr="61E04B7A" w:rsidR="223C5CC0">
          <w:rPr>
            <w:rFonts w:hAnsi="Calibri" w:eastAsia="" w:cs="Arial" w:hAnsiTheme="minorAscii" w:eastAsiaTheme="minorEastAsia" w:cstheme="minorBidi"/>
            <w:lang w:val="en-GB"/>
            <w:rPrChange w:author="Matthew Barbour" w:date="2017-09-08T13:55:23.3398058" w:id="1757336869">
              <w:rPr/>
            </w:rPrChange>
          </w:rPr>
          <w:t xml:space="preserve">larity</w:t>
        </w:r>
      </w:ins>
      <w:ins w:author="Matthew Barbour" w:date="2017-09-09T08:46:40.0298511" w:id="930013935">
        <w:r w:rsidRPr="61E04B7A" w:rsidR="7A065B8C">
          <w:rPr>
            <w:rFonts w:hAnsi="Calibri" w:eastAsia="" w:cs="Arial" w:hAnsiTheme="minorAscii" w:eastAsiaTheme="minorEastAsia" w:cstheme="minorBidi"/>
            <w:lang w:val="en-GB"/>
            <w:rPrChange w:author="Matthew Barbour" w:date="2017-09-08T13:55:23.3398058" w:id="1572900110">
              <w:rPr/>
            </w:rPrChange>
          </w:rPr>
          <w:t xml:space="preserve"> </w:t>
        </w:r>
        <w:r w:rsidRPr="61E04B7A" w:rsidR="7A065B8C">
          <w:rPr>
            <w:rFonts w:hAnsi="Calibri" w:eastAsia="" w:cs="Arial" w:hAnsiTheme="minorAscii" w:eastAsiaTheme="minorEastAsia" w:cstheme="minorBidi"/>
            <w:lang w:val="en-GB"/>
            <w:rPrChange w:author="Matthew Barbour" w:date="2017-09-08T13:55:23.3398058" w:id="1513672627">
              <w:rPr/>
            </w:rPrChange>
          </w:rPr>
          <w:t xml:space="preserve">–</w:t>
        </w:r>
        <w:r w:rsidRPr="61E04B7A" w:rsidR="7A065B8C">
          <w:rPr>
            <w:rFonts w:hAnsi="Calibri" w:eastAsia="" w:cs="Arial" w:hAnsiTheme="minorAscii" w:eastAsiaTheme="minorEastAsia" w:cstheme="minorBidi"/>
            <w:lang w:val="en-GB"/>
            <w:rPrChange w:author="Matthew Barbour" w:date="2017-09-08T13:55:23.3398058" w:id="950108738">
              <w:rPr/>
            </w:rPrChange>
          </w:rPr>
          <w:t xml:space="preserve"> </w:t>
        </w:r>
      </w:ins>
      <w:ins w:author="Matthew Barbour" w:date="2017-09-08T14:00:56.4172989" w:id="352799910">
        <w:r w:rsidRPr="61E04B7A" w:rsidR="223C5CC0">
          <w:rPr>
            <w:rFonts w:hAnsi="Calibri" w:eastAsia="" w:cs="Arial" w:hAnsiTheme="minorAscii" w:eastAsiaTheme="minorEastAsia" w:cstheme="minorBidi"/>
            <w:lang w:val="en-GB"/>
            <w:rPrChange w:author="Matthew Barbour" w:date="2017-09-08T13:55:23.3398058" w:id="1159237232">
              <w:rPr/>
            </w:rPrChange>
          </w:rPr>
          <w:t xml:space="preserve">by</w:t>
        </w:r>
      </w:ins>
      <w:ins w:author="Matthew Barbour" w:date="2017-09-08T14:01:56.4599379" w:id="523629361">
        <w:r w:rsidRPr="61E04B7A" w:rsidR="5B3FCBFB">
          <w:rPr>
            <w:rFonts w:hAnsi="Calibri" w:eastAsia="" w:cs="Arial" w:hAnsiTheme="minorAscii" w:eastAsiaTheme="minorEastAsia" w:cstheme="minorBidi"/>
            <w:lang w:val="en-GB"/>
            <w:rPrChange w:author="Matthew Barbour" w:date="2017-09-08T13:55:23.3398058" w:id="1658390607">
              <w:rPr/>
            </w:rPrChange>
          </w:rPr>
          <w:t xml:space="preserve"> which plant biodiversity </w:t>
        </w:r>
      </w:ins>
      <w:ins w:author="Matthew Barbour" w:date="2017-09-08T14:01:56.4599379" w:id="1440999784">
        <w:r w:rsidRPr="61E04B7A" w:rsidR="5B3FCBFB">
          <w:rPr>
            <w:rFonts w:hAnsi="Calibri" w:eastAsia="" w:cs="Arial" w:hAnsiTheme="minorAscii" w:eastAsiaTheme="minorEastAsia" w:cstheme="minorBidi"/>
            <w:lang w:val="en-GB"/>
            <w:rPrChange w:author="Matthew Barbour" w:date="2017-09-08T13:55:23.3398058" w:id="1046991637">
              <w:rPr/>
            </w:rPrChange>
          </w:rPr>
          <w:t xml:space="preserve">enhances the </w:t>
        </w:r>
      </w:ins>
      <w:ins w:author="Matthew Barbour" w:date="2017-09-09T08:53:00.6166884" w:id="340854181">
        <w:r w:rsidRPr="61E04B7A" w:rsidR="4991C459">
          <w:rPr>
            <w:rFonts w:hAnsi="Calibri" w:eastAsia="" w:cs="Arial" w:hAnsiTheme="minorAscii" w:eastAsiaTheme="minorEastAsia" w:cstheme="minorBidi"/>
            <w:lang w:val="en-GB"/>
            <w:rPrChange w:author="Matthew Barbour" w:date="2017-09-08T13:55:23.3398058" w:id="2061165517">
              <w:rPr/>
            </w:rPrChange>
          </w:rPr>
          <w:t xml:space="preserve">stability</w:t>
        </w:r>
      </w:ins>
      <w:ins w:author="Matthew Barbour" w:date="2017-09-08T14:01:56.4599379" w:id="1497792520">
        <w:r w:rsidRPr="61E04B7A" w:rsidR="5B3FCBFB">
          <w:rPr>
            <w:rFonts w:hAnsi="Calibri" w:eastAsia="" w:cs="Arial" w:hAnsiTheme="minorAscii" w:eastAsiaTheme="minorEastAsia" w:cstheme="minorBidi"/>
            <w:lang w:val="en-GB"/>
            <w:rPrChange w:author="Matthew Barbour" w:date="2017-09-08T13:55:23.3398058" w:id="2100975644">
              <w:rPr/>
            </w:rPrChange>
          </w:rPr>
          <w:t xml:space="preserve"> </w:t>
        </w:r>
        <w:r w:rsidRPr="61E04B7A" w:rsidR="5B3FCBFB">
          <w:rPr>
            <w:rFonts w:hAnsi="Calibri" w:eastAsia="" w:cs="Arial" w:hAnsiTheme="minorAscii" w:eastAsiaTheme="minorEastAsia" w:cstheme="minorBidi"/>
            <w:lang w:val="en-GB"/>
            <w:rPrChange w:author="Matthew Barbour" w:date="2017-09-08T13:55:23.3398058" w:id="968810598">
              <w:rPr/>
            </w:rPrChange>
          </w:rPr>
          <w:t xml:space="preserve">of trophic networks</w:t>
        </w:r>
        <w:r w:rsidRPr="61E04B7A" w:rsidR="5B3FCBFB">
          <w:rPr>
            <w:rFonts w:hAnsi="Calibri" w:eastAsia="" w:cs="Arial" w:hAnsiTheme="minorAscii" w:eastAsiaTheme="minorEastAsia" w:cstheme="minorBidi"/>
            <w:lang w:val="en-GB"/>
            <w:rPrChange w:author="Matthew Barbour" w:date="2017-09-08T13:55:23.3398058" w:id="1975052168">
              <w:rPr/>
            </w:rPrChange>
          </w:rPr>
          <w:t xml:space="preserve">.</w:t>
        </w:r>
      </w:ins>
    </w:p>
    <w:tbl>
      <w:tblPr>
        <w:tblStyle w:val="TableGrid"/>
        <w:tblW w:w="0" w:type="auto"/>
        <w:tblLook w:val="04A0" w:firstRow="1" w:lastRow="0" w:firstColumn="1" w:lastColumn="0" w:noHBand="0" w:noVBand="1"/>
      </w:tblPr>
      <w:tblGrid>
        <w:gridCol w:w="9288"/>
      </w:tblGrid>
      <w:tr w:rsidRPr="00B11F54" w:rsidR="00CA39CF" w:rsidDel="6193EA2A" w:rsidTr="4961E105" w14:paraId="08A4750E" w14:textId="77777777">
        <w:trPr>
          <w:del w:author="Matthew Barbour" w:date="2017-09-08T14:38:09.838857" w:id="1020866927"/>
        </w:trPr>
        <w:tc>
          <w:tcPr>
            <w:tcW w:w="9288" w:type="dxa"/>
            <w:tcMar/>
          </w:tcPr>
          <w:p w:rsidRPr="00B11F54" w:rsidR="00CA39CF" w:rsidP="5F18F0C7" w:rsidRDefault="00FC79CE" w14:paraId="18DA4562" w14:textId="4040A611">
            <w:pPr>
              <w:jc w:val="center"/>
              <w:rPr>
                <w:rFonts w:hAnsiTheme="minorHAnsi" w:eastAsiaTheme="minorEastAsia" w:cstheme="minorBidi"/>
                <w:lang w:val="en-GB"/>
              </w:rPr>
            </w:pPr>
            <w:del w:author="Matthew Barbour" w:date="2017-09-08T10:44:50.307317" w:id="824942095">
              <w:r w:rsidRPr="00B11F54" w:rsidDel="5F18F0C7">
                <w:rPr>
                  <w:rFonts w:hAnsiTheme="minorHAnsi" w:eastAsiaTheme="minorEastAsia" w:cstheme="minorBidi"/>
                  <w:noProof/>
                  <w:lang w:val="en-GB" w:eastAsia="en-GB"/>
                </w:rPr>
                <w:lastRenderedPageBreak/>
                <w:drawing>
                  <wp:inline distT="0" distB="0" distL="0" distR="0" wp14:anchorId="03562633" wp14:editId="1EF79B37">
                    <wp:extent cx="4045726" cy="2554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0681" cy="2557674"/>
                            </a:xfrm>
                            <a:prstGeom prst="rect">
                              <a:avLst/>
                            </a:prstGeom>
                            <a:noFill/>
                          </pic:spPr>
                        </pic:pic>
                      </a:graphicData>
                    </a:graphic>
                  </wp:inline>
                </w:drawing>
              </w:r>
            </w:del>
          </w:p>
        </w:tc>
      </w:tr>
      <w:tr w:rsidRPr="00B11F54" w:rsidR="00CA39CF" w:rsidDel="6193EA2A" w:rsidTr="4961E105" w14:paraId="2125D528" w14:textId="77777777">
        <w:trPr>
          <w:del w:author="Matthew Barbour" w:date="2017-09-08T14:38:09.838857" w:id="1111772602"/>
        </w:trPr>
        <w:tc>
          <w:tcPr>
            <w:tcW w:w="9288" w:type="dxa"/>
            <w:tcMar/>
          </w:tcPr>
          <w:p w:rsidRPr="00B11F54" w:rsidR="00CA39CF" w:rsidP="4961E105" w:rsidRDefault="00CA39CF" w14:paraId="282B5342" w14:noSpellErr="1" w14:textId="3DD1EBEF">
            <w:pPr>
              <w:jc w:val="both"/>
              <w:rPr>
                <w:rFonts w:hAnsi="Calibri" w:eastAsia="" w:cs="Arial" w:hAnsiTheme="minorAscii" w:eastAsiaTheme="minorEastAsia" w:cstheme="minorBidi"/>
                <w:lang w:val="en-GB"/>
                <w:rPrChange w:author="Matthew Barbour" w:date="2017-09-08T14:37:09.9838559" w:id="1716913951">
                  <w:rPr/>
                </w:rPrChange>
              </w:rPr>
              <w:pPrChange w:author="Matthew Barbour" w:date="2017-09-08T14:37:09.9838559" w:id="15163367">
                <w:pPr>
                  <w:jc w:val="both"/>
                </w:pPr>
              </w:pPrChange>
            </w:pPr>
            <w:r w:rsidRPr="02687CF2">
              <w:rPr>
                <w:rFonts w:hAnsi="Calibri" w:eastAsia="" w:cs="Arial" w:hAnsiTheme="minorAscii" w:eastAsiaTheme="minorEastAsia" w:cstheme="minorBidi"/>
                <w:b w:val="1"/>
                <w:bCs w:val="1"/>
                <w:sz w:val="18"/>
                <w:szCs w:val="18"/>
                <w:lang w:val="en-GB"/>
                <w:rPrChange w:author="Matthew Barbour" w:date="2017-09-05T10:30:55.3052397" w:id="1812685829">
                  <w:rPr>
                    <w:rFonts w:hAnsiTheme="minorHAnsi" w:eastAsiaTheme="minorEastAsia" w:cstheme="minorBidi"/>
                    <w:b/>
                    <w:sz w:val="18"/>
                    <w:lang w:val="en-GB"/>
                  </w:rPr>
                </w:rPrChange>
              </w:rPr>
              <w:t xml:space="preserve">Figure </w:t>
            </w:r>
            <w:r w:rsidRPr="02687CF2" w:rsidR="00B36778">
              <w:rPr>
                <w:rFonts w:hAnsi="Calibri" w:eastAsia="" w:cs="Arial" w:hAnsiTheme="minorAscii" w:eastAsiaTheme="minorEastAsia" w:cstheme="minorBidi"/>
                <w:b w:val="1"/>
                <w:bCs w:val="1"/>
                <w:sz w:val="18"/>
                <w:szCs w:val="18"/>
                <w:lang w:val="en-GB"/>
                <w:rPrChange w:author="Matthew Barbour" w:date="2017-09-05T10:30:55.3052397" w:id="847047205">
                  <w:rPr>
                    <w:rFonts w:hAnsiTheme="minorHAnsi" w:eastAsiaTheme="minorEastAsia" w:cstheme="minorBidi"/>
                    <w:b/>
                    <w:sz w:val="18"/>
                    <w:lang w:val="en-GB"/>
                  </w:rPr>
                </w:rPrChange>
              </w:rPr>
              <w:t>1</w:t>
            </w:r>
            <w:r w:rsidRPr="02687CF2">
              <w:rPr>
                <w:rFonts w:hAnsi="Calibri" w:eastAsia="" w:cs="Arial" w:hAnsiTheme="minorAscii" w:eastAsiaTheme="minorEastAsia" w:cstheme="minorBidi"/>
                <w:b w:val="1"/>
                <w:bCs w:val="1"/>
                <w:sz w:val="18"/>
                <w:szCs w:val="18"/>
                <w:lang w:val="en-GB"/>
                <w:rPrChange w:author="Matthew Barbour" w:date="2017-09-05T10:30:55.3052397" w:id="640840748">
                  <w:rPr>
                    <w:rFonts w:hAnsiTheme="minorHAnsi" w:eastAsiaTheme="minorEastAsia" w:cstheme="minorBidi"/>
                    <w:b/>
                    <w:sz w:val="18"/>
                    <w:lang w:val="en-GB"/>
                  </w:rPr>
                </w:rPrChange>
              </w:rPr>
              <w:t xml:space="preserve"> | </w:t>
            </w:r>
            <w:ins w:author="Matthew Barbour" w:date="2017-09-08T14:37:09.9838559" w:id="1030625568">
              <w:r w:rsidRPr="02687CF2" w:rsidR="4961E105">
                <w:rPr>
                  <w:rFonts w:hAnsi="Calibri" w:eastAsia="" w:cs="Arial" w:hAnsiTheme="minorAscii" w:eastAsiaTheme="minorEastAsia" w:cstheme="minorBidi"/>
                  <w:b w:val="1"/>
                  <w:bCs w:val="1"/>
                  <w:sz w:val="18"/>
                  <w:szCs w:val="18"/>
                  <w:lang w:val="en-GB"/>
                  <w:rPrChange w:author="Matthew Barbour" w:date="2017-09-05T10:30:55.3052397" w:id="582096542">
                    <w:rPr>
                      <w:rFonts w:hAnsiTheme="minorHAnsi" w:eastAsiaTheme="minorEastAsia" w:cstheme="minorBidi"/>
                      <w:b/>
                      <w:sz w:val="18"/>
                      <w:lang w:val="en-GB"/>
                    </w:rPr>
                  </w:rPrChange>
                </w:rPr>
                <w:t xml:space="preserve">Example of network assembly in our heuristic model. </w:t>
              </w:r>
            </w:ins>
            <w:del w:author="Matthew Barbour" w:date="2017-09-08T14:37:09.9838559" w:id="892879931">
              <w:r w:rsidRPr="02687CF2" w:rsidDel="4961E105" w:rsidR="00FC79CE">
                <w:rPr>
                  <w:rFonts w:hAnsi="Calibri" w:eastAsia="" w:cs="Arial" w:hAnsiTheme="minorAscii" w:eastAsiaTheme="minorEastAsia" w:cstheme="minorBidi"/>
                  <w:b w:val="1"/>
                  <w:bCs w:val="1"/>
                  <w:sz w:val="18"/>
                  <w:szCs w:val="18"/>
                  <w:lang w:val="en-GB"/>
                  <w:rPrChange w:author="Matthew Barbour" w:date="2017-09-05T10:30:55.3052397" w:id="1721270060">
                    <w:rPr>
                      <w:rFonts w:hAnsiTheme="minorHAnsi" w:eastAsiaTheme="minorEastAsia" w:cstheme="minorBidi"/>
                      <w:b/>
                      <w:sz w:val="18"/>
                      <w:lang w:val="en-GB"/>
                    </w:rPr>
                  </w:rPrChange>
                </w:rPr>
                <w:delText>, and</w:delText>
              </w:r>
              <w:r w:rsidRPr="02687CF2" w:rsidDel="4961E105" w:rsidR="00FC79CE">
                <w:rPr>
                  <w:rFonts w:hAnsi="Calibri" w:eastAsia="" w:cs="Arial" w:hAnsiTheme="minorAscii" w:eastAsiaTheme="minorEastAsia" w:cstheme="minorBidi"/>
                  <w:sz w:val="18"/>
                  <w:szCs w:val="18"/>
                  <w:lang w:val="en-GB"/>
                  <w:rPrChange w:author="Matthew Barbour" w:date="2017-09-05T10:30:55.3052397" w:id="1909687034">
                    <w:rPr>
                      <w:rFonts w:hAnsiTheme="minorHAnsi" w:eastAsiaTheme="minorEastAsia" w:cstheme="minorBidi"/>
                      <w:sz w:val="18"/>
                      <w:lang w:val="en-GB"/>
                    </w:rPr>
                  </w:rPrChange>
                </w:rPr>
                <w:delText xml:space="preserve"> </w:delText>
              </w:r>
              <w:r w:rsidRPr="02687CF2" w:rsidDel="4961E105" w:rsidR="00FC79CE">
                <w:rPr>
                  <w:rFonts w:hAnsi="Calibri" w:eastAsia="" w:cs="Arial" w:hAnsiTheme="minorAscii" w:eastAsiaTheme="minorEastAsia" w:cstheme="minorBidi"/>
                  <w:b w:val="1"/>
                  <w:bCs w:val="1"/>
                  <w:sz w:val="18"/>
                  <w:szCs w:val="18"/>
                  <w:lang w:val="en-GB"/>
                  <w:rPrChange w:author="Matthew Barbour" w:date="2017-09-05T10:30:55.3052397" w:id="1098899302">
                    <w:rPr>
                      <w:rFonts w:hAnsiTheme="minorHAnsi" w:eastAsiaTheme="minorEastAsia" w:cstheme="minorBidi"/>
                      <w:b/>
                      <w:sz w:val="18"/>
                      <w:lang w:val="en-GB"/>
                    </w:rPr>
                  </w:rPrChange>
                </w:rPr>
                <w:delText>how the sum of the difference in trait values increases depending on the distribution of trait values with in the community.</w:delText>
              </w:r>
            </w:del>
            <w:r w:rsidRPr="02687CF2" w:rsidR="00FC79CE">
              <w:rPr>
                <w:rFonts w:hAnsi="Calibri" w:eastAsia="" w:cs="Arial" w:hAnsiTheme="minorAscii" w:eastAsiaTheme="minorEastAsia" w:cstheme="minorBidi"/>
                <w:sz w:val="18"/>
                <w:szCs w:val="18"/>
                <w:lang w:val="en-GB"/>
                <w:rPrChange w:author="Matthew Barbour" w:date="2017-09-05T10:30:55.3052397" w:id="448405713">
                  <w:rPr>
                    <w:rFonts w:hAnsiTheme="minorHAnsi" w:eastAsiaTheme="minorEastAsia" w:cstheme="minorBidi"/>
                    <w:sz w:val="18"/>
                    <w:lang w:val="en-GB"/>
                  </w:rPr>
                </w:rPrChange>
              </w:rPr>
              <w:t xml:space="preserve"> </w:t>
            </w:r>
          </w:p>
        </w:tc>
      </w:tr>
    </w:tbl>
    <w:p w:rsidRPr="00B11F54" w:rsidR="00CA39CF" w:rsidDel="6193EA2A" w:rsidP="00B07B3E" w:rsidRDefault="00CA39CF" w14:paraId="43CBD8C5" w14:textId="77777777">
      <w:pPr>
        <w:jc w:val="both"/>
        <w:rPr>
          <w:del w:author="Matthew Barbour" w:date="2017-09-08T14:38:09.838857" w:id="1940280789"/>
          <w:rFonts w:hAnsiTheme="minorHAnsi" w:eastAsiaTheme="minorEastAsia" w:cstheme="minorBidi"/>
          <w:lang w:val="en-GB"/>
        </w:rPr>
      </w:pPr>
    </w:p>
    <w:p w:rsidRPr="00B11F54" w:rsidR="003451AB" w:rsidDel="5F18F0C7" w:rsidP="6EDF5052" w:rsidRDefault="003451AB" w14:paraId="1B28157A" w14:textId="238530C1" w14:noSpellErr="1">
      <w:pPr>
        <w:jc w:val="both"/>
        <w:rPr>
          <w:del w:author="Matthew Barbour" w:date="2017-09-08T10:44:50.307317" w:id="1588141098"/>
          <w:rFonts w:hAnsi="Calibri" w:eastAsia="" w:cs="Arial" w:hAnsiTheme="minorAscii" w:eastAsiaTheme="minorEastAsia" w:cstheme="minorBidi"/>
          <w:lang w:val="en-GB"/>
          <w:rPrChange w:author="Matthew Barbour" w:date="2017-09-04T13:09:15.919806" w:id="480673173">
            <w:rPr/>
          </w:rPrChange>
        </w:rPr>
        <w:pPrChange w:author="Matthew Barbour" w:date="2017-09-04T13:09:15.919806" w:id="629606832">
          <w:pPr>
            <w:jc w:val="both"/>
          </w:pPr>
        </w:pPrChange>
      </w:pPr>
      <w:del w:author="Matthew Barbour" w:date="2017-09-08T10:44:50.307317" w:id="2021005151">
        <w:r w:rsidRPr="6EDF5052" w:rsidDel="5F18F0C7">
          <w:rPr>
            <w:rFonts w:hAnsi="Calibri" w:eastAsia="" w:cs="Arial" w:hAnsiTheme="minorAscii" w:eastAsiaTheme="minorEastAsia" w:cstheme="minorBidi"/>
            <w:lang w:val="en-GB"/>
            <w:rPrChange w:author="Matthew Barbour" w:date="2017-09-04T13:09:15.919806" w:id="1860128850">
              <w:rPr>
                <w:rFonts w:hAnsiTheme="minorHAnsi" w:eastAsiaTheme="minorEastAsia" w:cstheme="minorBidi"/>
                <w:lang w:val="en-GB"/>
              </w:rPr>
            </w:rPrChange>
          </w:rPr>
          <w:delText xml:space="preserve">The community structure is defined </w:delText>
        </w:r>
        <w:r w:rsidRPr="6EDF5052" w:rsidDel="5F18F0C7" w:rsidR="009E06C3">
          <w:rPr>
            <w:rFonts w:hAnsi="Calibri" w:eastAsia="" w:cs="Arial" w:hAnsiTheme="minorAscii" w:eastAsiaTheme="minorEastAsia" w:cstheme="minorBidi"/>
            <w:lang w:val="en-GB"/>
            <w:rPrChange w:author="Matthew Barbour" w:date="2017-09-04T13:09:15.919806" w:id="1048695233">
              <w:rPr>
                <w:rFonts w:hAnsiTheme="minorHAnsi" w:eastAsiaTheme="minorEastAsia" w:cstheme="minorBidi"/>
                <w:lang w:val="en-GB"/>
              </w:rPr>
            </w:rPrChange>
          </w:rPr>
          <w:delText>simply as</w:delText>
        </w:r>
        <w:r w:rsidRPr="6EDF5052" w:rsidDel="5F18F0C7">
          <w:rPr>
            <w:rFonts w:hAnsi="Calibri" w:eastAsia="" w:cs="Arial" w:hAnsiTheme="minorAscii" w:eastAsiaTheme="minorEastAsia" w:cstheme="minorBidi"/>
            <w:lang w:val="en-GB"/>
            <w:rPrChange w:author="Matthew Barbour" w:date="2017-09-04T13:09:15.919806" w:id="1487486811">
              <w:rPr>
                <w:rFonts w:hAnsiTheme="minorHAnsi" w:eastAsiaTheme="minorEastAsia" w:cstheme="minorBidi"/>
                <w:lang w:val="en-GB"/>
              </w:rPr>
            </w:rPrChange>
          </w:rPr>
          <w:delText xml:space="preserve"> the proportion of </w:delText>
        </w:r>
        <w:r w:rsidRPr="6EDF5052" w:rsidDel="5F18F0C7">
          <w:rPr>
            <w:rFonts w:hAnsi="Calibri" w:eastAsia="" w:cs="Arial" w:hAnsiTheme="minorAscii" w:eastAsiaTheme="minorEastAsia" w:cstheme="minorBidi"/>
            <w:lang w:val="en-GB"/>
            <w:rPrChange w:author="Matthew Barbour" w:date="2017-09-04T13:09:15.919806" w:id="742119515">
              <w:rPr>
                <w:rFonts w:hAnsiTheme="minorHAnsi" w:eastAsiaTheme="minorEastAsia" w:cstheme="minorBidi"/>
                <w:lang w:val="en-GB"/>
              </w:rPr>
            </w:rPrChange>
          </w:rPr>
          <w:delText xml:space="preserve">specialists </w:delText>
        </w:r>
      </w:del>
      <w:del w:author="Matthew Barbour" w:date="2017-09-08T10:44:50.307317" w:id="1901578834">
        <w:r w:rsidRPr="6EDF5052" w:rsidDel="5F18F0C7">
          <w:rPr>
            <w:rFonts w:hAnsi="Calibri" w:eastAsia="" w:cs="Arial" w:hAnsiTheme="minorAscii" w:eastAsiaTheme="minorEastAsia" w:cstheme="minorBidi"/>
            <w:lang w:val="en-GB"/>
            <w:rPrChange w:author="Matthew Barbour" w:date="2017-09-04T13:09:15.919806" w:id="1525360492">
              <w:rPr>
                <w:rFonts w:hAnsiTheme="minorHAnsi" w:eastAsiaTheme="minorEastAsia" w:cstheme="minorBidi"/>
                <w:lang w:val="en-GB"/>
              </w:rPr>
            </w:rPrChange>
          </w:rPr>
          <w:delText xml:space="preserve">in the community. Hence, in communities </w:delText>
        </w:r>
        <w:r w:rsidRPr="6EDF5052" w:rsidDel="5F18F0C7" w:rsidR="0037729B">
          <w:rPr>
            <w:rFonts w:hAnsi="Calibri" w:eastAsia="" w:cs="Arial" w:hAnsiTheme="minorAscii" w:eastAsiaTheme="minorEastAsia" w:cstheme="minorBidi"/>
            <w:lang w:val="en-GB"/>
            <w:rPrChange w:author="Matthew Barbour" w:date="2017-09-04T13:09:15.919806" w:id="136521413">
              <w:rPr>
                <w:rFonts w:hAnsiTheme="minorHAnsi" w:eastAsiaTheme="minorEastAsia" w:cstheme="minorBidi"/>
                <w:lang w:val="en-GB"/>
              </w:rPr>
            </w:rPrChange>
          </w:rPr>
          <w:delText xml:space="preserve">increasingly </w:delText>
        </w:r>
        <w:r w:rsidRPr="6EDF5052" w:rsidDel="5F18F0C7">
          <w:rPr>
            <w:rFonts w:hAnsi="Calibri" w:eastAsia="" w:cs="Arial" w:hAnsiTheme="minorAscii" w:eastAsiaTheme="minorEastAsia" w:cstheme="minorBidi"/>
            <w:lang w:val="en-GB"/>
            <w:rPrChange w:author="Matthew Barbour" w:date="2017-09-04T13:09:15.919806" w:id="1728628337">
              <w:rPr>
                <w:rFonts w:hAnsiTheme="minorHAnsi" w:eastAsiaTheme="minorEastAsia" w:cstheme="minorBidi"/>
                <w:lang w:val="en-GB"/>
              </w:rPr>
            </w:rPrChange>
          </w:rPr>
          <w:delText>dominated by specialist</w:delText>
        </w:r>
        <w:r w:rsidRPr="6EDF5052" w:rsidDel="5F18F0C7" w:rsidR="009E06C3">
          <w:rPr>
            <w:rFonts w:hAnsi="Calibri" w:eastAsia="" w:cs="Arial" w:hAnsiTheme="minorAscii" w:eastAsiaTheme="minorEastAsia" w:cstheme="minorBidi"/>
            <w:lang w:val="en-GB"/>
            <w:rPrChange w:author="Matthew Barbour" w:date="2017-09-04T13:09:15.919806" w:id="2145367029">
              <w:rPr>
                <w:rFonts w:hAnsiTheme="minorHAnsi" w:eastAsiaTheme="minorEastAsia" w:cstheme="minorBidi"/>
                <w:lang w:val="en-GB"/>
              </w:rPr>
            </w:rPrChange>
          </w:rPr>
          <w:delText>s</w:delText>
        </w:r>
        <w:r w:rsidRPr="6EDF5052" w:rsidDel="5F18F0C7">
          <w:rPr>
            <w:rFonts w:hAnsi="Calibri" w:eastAsia="" w:cs="Arial" w:hAnsiTheme="minorAscii" w:eastAsiaTheme="minorEastAsia" w:cstheme="minorBidi"/>
            <w:lang w:val="en-GB"/>
            <w:rPrChange w:author="Matthew Barbour" w:date="2017-09-04T13:09:15.919806" w:id="1507890394">
              <w:rPr>
                <w:rFonts w:hAnsiTheme="minorHAnsi" w:eastAsiaTheme="minorEastAsia" w:cstheme="minorBidi"/>
                <w:lang w:val="en-GB"/>
              </w:rPr>
            </w:rPrChange>
          </w:rPr>
          <w:delText xml:space="preserve"> the value approaches 1, and for those </w:delText>
        </w:r>
        <w:r w:rsidRPr="6EDF5052" w:rsidDel="5F18F0C7" w:rsidR="0037729B">
          <w:rPr>
            <w:rFonts w:hAnsi="Calibri" w:eastAsia="" w:cs="Arial" w:hAnsiTheme="minorAscii" w:eastAsiaTheme="minorEastAsia" w:cstheme="minorBidi"/>
            <w:lang w:val="en-GB"/>
            <w:rPrChange w:author="Matthew Barbour" w:date="2017-09-04T13:09:15.919806" w:id="1857395805">
              <w:rPr>
                <w:rFonts w:hAnsiTheme="minorHAnsi" w:eastAsiaTheme="minorEastAsia" w:cstheme="minorBidi"/>
                <w:lang w:val="en-GB"/>
              </w:rPr>
            </w:rPrChange>
          </w:rPr>
          <w:delText xml:space="preserve">increasingly </w:delText>
        </w:r>
        <w:r w:rsidRPr="6EDF5052" w:rsidDel="5F18F0C7">
          <w:rPr>
            <w:rFonts w:hAnsi="Calibri" w:eastAsia="" w:cs="Arial" w:hAnsiTheme="minorAscii" w:eastAsiaTheme="minorEastAsia" w:cstheme="minorBidi"/>
            <w:lang w:val="en-GB"/>
            <w:rPrChange w:author="Matthew Barbour" w:date="2017-09-04T13:09:15.919806" w:id="1942703139">
              <w:rPr>
                <w:rFonts w:hAnsiTheme="minorHAnsi" w:eastAsiaTheme="minorEastAsia" w:cstheme="minorBidi"/>
                <w:lang w:val="en-GB"/>
              </w:rPr>
            </w:rPrChange>
          </w:rPr>
          <w:delText>dominated by generalists the community structure value approaches 0.</w:delText>
        </w:r>
      </w:del>
    </w:p>
    <w:p w:rsidRPr="00B11F54" w:rsidR="132625B2" w:rsidP="5F18F0C7" w:rsidRDefault="132625B2" w14:paraId="42DD2DEA" w14:textId="0406971C">
      <w:pPr>
        <w:jc w:val="both"/>
        <w:rPr>
          <w:rFonts w:hAnsi="Calibri" w:eastAsia="" w:cs="Arial" w:hAnsiTheme="minorAscii" w:eastAsiaTheme="minorEastAsia" w:cstheme="minorBidi"/>
          <w:lang w:val="en-GB"/>
          <w:rPrChange w:author="Matthew Barbour" w:date="2017-09-08T10:44:50.307317" w:id="869586465">
            <w:rPr/>
          </w:rPrChange>
        </w:rPr>
        <w:pPrChange w:author="Matthew Barbour" w:date="2017-09-08T10:44:50.307317" w:id="2098559501">
          <w:pPr>
            <w:jc w:val="both"/>
          </w:pPr>
        </w:pPrChange>
      </w:pPr>
      <w:del w:author="Matthew Barbour" w:date="2017-09-08T10:44:50.307317" w:id="6597763">
        <w:r w:rsidRPr="02687CF2" w:rsidDel="5F18F0C7">
          <w:rPr>
            <w:rFonts w:hAnsi="Calibri" w:eastAsia="" w:cs="Arial" w:hAnsiTheme="minorAscii" w:eastAsiaTheme="minorEastAsia" w:cstheme="minorBidi"/>
            <w:lang w:val="en-GB"/>
            <w:rPrChange w:author="Matthew Barbour" w:date="2017-09-05T10:30:55.3052397" w:id="438400800">
              <w:rPr>
                <w:rFonts w:hAnsiTheme="minorHAnsi" w:eastAsiaTheme="minorEastAsia" w:cstheme="minorBidi"/>
                <w:lang w:val="en-GB"/>
              </w:rPr>
            </w:rPrChange>
          </w:rPr>
          <w:delText>Our expectation is of an interaction between the plant community trait structure (</w:delText>
        </w:r>
        <w:r w:rsidRPr="02687CF2" w:rsidDel="5F18F0C7" w:rsidR="00D077A4">
          <w:rPr>
            <w:rFonts w:hAnsi="Calibri" w:eastAsia="" w:cs="Arial" w:hAnsiTheme="minorAscii" w:eastAsiaTheme="minorEastAsia" w:cstheme="minorBidi"/>
            <w:lang w:val="en-GB"/>
            <w:rPrChange w:author="Matthew Barbour" w:date="2017-09-05T10:30:55.3052397" w:id="13592386">
              <w:rPr>
                <w:rFonts w:hAnsiTheme="minorHAnsi" w:eastAsiaTheme="minorEastAsia" w:cstheme="minorBidi"/>
                <w:lang w:val="en-GB"/>
              </w:rPr>
            </w:rPrChange>
          </w:rPr>
          <w:delText>Ʃ</w:delText>
        </w:r>
        <w:r w:rsidRPr="02687CF2" w:rsidDel="5F18F0C7">
          <w:rPr>
            <w:rFonts w:hAnsi="Calibri" w:eastAsia="" w:cs="Arial" w:hAnsiTheme="minorAscii" w:eastAsiaTheme="minorEastAsia" w:cstheme="minorBidi"/>
            <w:lang w:val="en-GB"/>
            <w:rPrChange w:author="Matthew Barbour" w:date="2017-09-05T10:30:55.3052397" w:id="203673527">
              <w:rPr>
                <w:rFonts w:hAnsiTheme="minorHAnsi" w:eastAsiaTheme="minorEastAsia" w:cstheme="minorBidi"/>
                <w:lang w:val="en-GB"/>
              </w:rPr>
            </w:rPrChange>
          </w:rPr>
          <w:delText>Δ Trait) and the insect community structure (generalist</w:delText>
        </w:r>
        <w:r w:rsidRPr="02687CF2" w:rsidDel="5F18F0C7" w:rsidR="00D077A4">
          <w:rPr>
            <w:rFonts w:hAnsi="Calibri" w:eastAsia="" w:cs="Arial" w:hAnsiTheme="minorAscii" w:eastAsiaTheme="minorEastAsia" w:cstheme="minorBidi"/>
            <w:lang w:val="en-GB"/>
            <w:rPrChange w:author="Matthew Barbour" w:date="2017-09-05T10:30:55.3052397" w:id="1385966514">
              <w:rPr>
                <w:rFonts w:hAnsiTheme="minorHAnsi" w:eastAsiaTheme="minorEastAsia" w:cstheme="minorBidi"/>
                <w:lang w:val="en-GB"/>
              </w:rPr>
            </w:rPrChange>
          </w:rPr>
          <w:delText xml:space="preserve"> ↔ </w:delText>
        </w:r>
        <w:r w:rsidRPr="02687CF2" w:rsidDel="5F18F0C7">
          <w:rPr>
            <w:rFonts w:hAnsi="Calibri" w:eastAsia="" w:cs="Arial" w:hAnsiTheme="minorAscii" w:eastAsiaTheme="minorEastAsia" w:cstheme="minorBidi"/>
            <w:lang w:val="en-GB"/>
            <w:rPrChange w:author="Matthew Barbour" w:date="2017-09-05T10:30:55.3052397" w:id="795732789">
              <w:rPr>
                <w:rFonts w:hAnsiTheme="minorHAnsi" w:eastAsiaTheme="minorEastAsia" w:cstheme="minorBidi"/>
                <w:lang w:val="en-GB"/>
              </w:rPr>
            </w:rPrChange>
          </w:rPr>
          <w:delText>specialist) producing an emergent architectural property from nested-ness to modularity. We expect similar outcomes of architecture at thre</w:delText>
        </w:r>
        <w:r w:rsidRPr="02687CF2" w:rsidDel="5F18F0C7" w:rsidR="00FB140E">
          <w:rPr>
            <w:rFonts w:hAnsi="Calibri" w:eastAsia="" w:cs="Arial" w:hAnsiTheme="minorAscii" w:eastAsiaTheme="minorEastAsia" w:cstheme="minorBidi"/>
            <w:lang w:val="en-GB"/>
            <w:rPrChange w:author="Matthew Barbour" w:date="2017-09-05T10:30:55.3052397" w:id="1781339825">
              <w:rPr>
                <w:rFonts w:hAnsiTheme="minorHAnsi" w:eastAsiaTheme="minorEastAsia" w:cstheme="minorBidi"/>
                <w:lang w:val="en-GB"/>
              </w:rPr>
            </w:rPrChange>
          </w:rPr>
          <w:delText>e corners of the model (figure 2</w:delText>
        </w:r>
        <w:r w:rsidRPr="02687CF2" w:rsidDel="5F18F0C7">
          <w:rPr>
            <w:rFonts w:hAnsi="Calibri" w:eastAsia="" w:cs="Arial" w:hAnsiTheme="minorAscii" w:eastAsiaTheme="minorEastAsia" w:cstheme="minorBidi"/>
            <w:lang w:val="en-GB"/>
            <w:rPrChange w:author="Matthew Barbour" w:date="2017-09-05T10:30:55.3052397" w:id="1408484485">
              <w:rPr>
                <w:rFonts w:hAnsiTheme="minorHAnsi" w:eastAsiaTheme="minorEastAsia" w:cstheme="minorBidi"/>
                <w:lang w:val="en-GB"/>
              </w:rPr>
            </w:rPrChange>
          </w:rPr>
          <w:delText>) (</w:delText>
        </w:r>
        <w:r w:rsidRPr="02687CF2" w:rsidDel="5F18F0C7">
          <w:rPr>
            <w:rFonts w:hAnsi="Calibri" w:eastAsia="" w:cs="Arial" w:hAnsiTheme="minorAscii" w:eastAsiaTheme="minorEastAsia" w:cstheme="minorBidi"/>
            <w:lang w:val="en-GB"/>
            <w:rPrChange w:author="Matthew Barbour" w:date="2017-09-05T10:30:55.3052397" w:id="1822620177">
              <w:rPr>
                <w:rFonts w:hAnsiTheme="minorHAnsi" w:eastAsiaTheme="minorEastAsia" w:cstheme="minorBidi"/>
                <w:lang w:val="en-GB"/>
              </w:rPr>
            </w:rPrChange>
          </w:rPr>
          <w:delText>i</w:delText>
        </w:r>
        <w:r w:rsidRPr="02687CF2" w:rsidDel="5F18F0C7">
          <w:rPr>
            <w:rFonts w:hAnsi="Calibri" w:eastAsia="" w:cs="Arial" w:hAnsiTheme="minorAscii" w:eastAsiaTheme="minorEastAsia" w:cstheme="minorBidi"/>
            <w:lang w:val="en-GB"/>
            <w:rPrChange w:author="Matthew Barbour" w:date="2017-09-05T10:30:55.3052397" w:id="57230242">
              <w:rPr>
                <w:rFonts w:hAnsiTheme="minorHAnsi" w:eastAsiaTheme="minorEastAsia" w:cstheme="minorBidi"/>
                <w:lang w:val="en-GB"/>
              </w:rPr>
            </w:rPrChange>
          </w:rPr>
          <w:delText>) high specialist insect community + low Δ community traits (ii) highly generalist insect community + low Δ trait plant community, and (iii) high generalist community + high Δ plant trait community. We hypothesize that these are likely to tend towards a high degree of nested-ness. Whereas, as insect communities are more specialized, and key trait differe</w:delText>
        </w:r>
        <w:r w:rsidRPr="02687CF2" w:rsidDel="5F18F0C7" w:rsidR="004136DD">
          <w:rPr>
            <w:rFonts w:hAnsi="Calibri" w:eastAsia="" w:cs="Arial" w:hAnsiTheme="minorAscii" w:eastAsiaTheme="minorEastAsia" w:cstheme="minorBidi"/>
            <w:lang w:val="en-GB"/>
            <w:rPrChange w:author="Matthew Barbour" w:date="2017-09-05T10:30:55.3052397" w:id="1120826169">
              <w:rPr>
                <w:rFonts w:hAnsiTheme="minorHAnsi" w:eastAsiaTheme="minorEastAsia" w:cstheme="minorBidi"/>
                <w:lang w:val="en-GB"/>
              </w:rPr>
            </w:rPrChange>
          </w:rPr>
          <w:delText xml:space="preserve">nces </w:delText>
        </w:r>
        <w:r w:rsidRPr="02687CF2" w:rsidDel="5F18F0C7" w:rsidR="009E06C3">
          <w:rPr>
            <w:rFonts w:hAnsi="Calibri" w:eastAsia="" w:cs="Arial" w:hAnsiTheme="minorAscii" w:eastAsiaTheme="minorEastAsia" w:cstheme="minorBidi"/>
            <w:lang w:val="en-GB"/>
            <w:rPrChange w:author="Matthew Barbour" w:date="2017-09-05T10:30:55.3052397" w:id="1188771702">
              <w:rPr>
                <w:rFonts w:hAnsiTheme="minorHAnsi" w:eastAsiaTheme="minorEastAsia" w:cstheme="minorBidi"/>
                <w:lang w:val="en-GB"/>
              </w:rPr>
            </w:rPrChange>
          </w:rPr>
          <w:delText xml:space="preserve">are </w:delText>
        </w:r>
        <w:r w:rsidRPr="02687CF2" w:rsidDel="5F18F0C7" w:rsidR="004136DD">
          <w:rPr>
            <w:rFonts w:hAnsi="Calibri" w:eastAsia="" w:cs="Arial" w:hAnsiTheme="minorAscii" w:eastAsiaTheme="minorEastAsia" w:cstheme="minorBidi"/>
            <w:lang w:val="en-GB"/>
            <w:rPrChange w:author="Matthew Barbour" w:date="2017-09-05T10:30:55.3052397" w:id="1407044473">
              <w:rPr>
                <w:rFonts w:hAnsiTheme="minorHAnsi" w:eastAsiaTheme="minorEastAsia" w:cstheme="minorBidi"/>
                <w:lang w:val="en-GB"/>
              </w:rPr>
            </w:rPrChange>
          </w:rPr>
          <w:delText>reduced among plant species</w:delText>
        </w:r>
      </w:del>
      <w:del w:author="Matthew Barbour" w:date="2017-09-08T10:44:50.307317" w:id="1214531088">
        <w:r w:rsidRPr="02687CF2" w:rsidDel="5F18F0C7">
          <w:rPr>
            <w:rFonts w:hAnsi="Calibri" w:eastAsia="" w:cs="Arial" w:hAnsiTheme="minorAscii" w:eastAsiaTheme="minorEastAsia" w:cstheme="minorBidi"/>
            <w:lang w:val="en-GB"/>
            <w:rPrChange w:author="Matthew Barbour" w:date="2017-09-05T10:30:55.3052397" w:id="1303553013">
              <w:rPr>
                <w:rFonts w:hAnsiTheme="minorHAnsi" w:eastAsiaTheme="minorEastAsia" w:cstheme="minorBidi"/>
                <w:lang w:val="en-GB"/>
              </w:rPr>
            </w:rPrChange>
          </w:rPr>
          <w:delText>, the architecture of the system would tend towards modularity.</w:delText>
        </w:r>
      </w:del>
    </w:p>
    <w:tbl>
      <w:tblPr>
        <w:tblStyle w:val="TableGrid"/>
        <w:tblW w:w="0" w:type="auto"/>
        <w:tblLook w:val="04A0" w:firstRow="1" w:lastRow="0" w:firstColumn="1" w:lastColumn="0" w:noHBand="0" w:noVBand="1"/>
      </w:tblPr>
      <w:tblGrid>
        <w:gridCol w:w="9072"/>
      </w:tblGrid>
      <w:tr w:rsidRPr="00B11F54" w:rsidR="51F0EC8F" w:rsidDel="6193EA2A" w:rsidTr="5268EDAC" w14:paraId="7DCC1E47" w14:textId="77777777">
        <w:trPr>
          <w:del w:author="Matthew Barbour" w:date="2017-09-08T14:38:09.838857" w:id="1907506438"/>
        </w:trPr>
        <w:tc>
          <w:tcPr>
            <w:tcW w:w="9072" w:type="dxa"/>
            <w:tcMar/>
          </w:tcPr>
          <w:p w:rsidRPr="00B11F54" w:rsidR="51F0EC8F" w:rsidP="5F18F0C7" w:rsidRDefault="00A91785" w14:paraId="6D4BDD5A" w14:textId="2F85EAA3">
            <w:pPr>
              <w:jc w:val="center"/>
              <w:rPr>
                <w:rFonts w:hAnsiTheme="minorHAnsi" w:eastAsiaTheme="minorEastAsia" w:cstheme="minorBidi"/>
                <w:lang w:val="en-GB"/>
              </w:rPr>
            </w:pPr>
            <w:del w:author="Matthew Barbour" w:date="2017-09-08T10:44:50.307317" w:id="1360213527">
              <w:r w:rsidRPr="00B11F54" w:rsidDel="5F18F0C7">
                <w:rPr>
                  <w:rFonts w:hAnsiTheme="minorHAnsi" w:eastAsiaTheme="minorEastAsia" w:cstheme="minorBidi"/>
                  <w:noProof/>
                  <w:lang w:val="en-GB" w:eastAsia="en-GB"/>
                </w:rPr>
                <w:drawing>
                  <wp:inline distT="0" distB="0" distL="0" distR="0" wp14:anchorId="19366526" wp14:editId="04E70F34">
                    <wp:extent cx="3713089" cy="271688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8743" cy="2721023"/>
                            </a:xfrm>
                            <a:prstGeom prst="rect">
                              <a:avLst/>
                            </a:prstGeom>
                            <a:noFill/>
                          </pic:spPr>
                        </pic:pic>
                      </a:graphicData>
                    </a:graphic>
                  </wp:inline>
                </w:drawing>
              </w:r>
            </w:del>
          </w:p>
        </w:tc>
      </w:tr>
      <w:tr w:rsidRPr="00B11F54" w:rsidR="51F0EC8F" w:rsidDel="6193EA2A" w:rsidTr="5268EDAC" w14:paraId="25D5B71A" w14:textId="77777777">
        <w:trPr>
          <w:del w:author="Matthew Barbour" w:date="2017-09-08T14:38:09.838857" w:id="2076724559"/>
        </w:trPr>
        <w:tc>
          <w:tcPr>
            <w:tcW w:w="9072" w:type="dxa"/>
            <w:tcMar/>
          </w:tcPr>
          <w:p w:rsidRPr="00B11F54" w:rsidR="51F0EC8F" w:rsidP="5268EDAC" w:rsidRDefault="00B36778" w14:paraId="3CEF683E" w14:noSpellErr="1" w14:textId="0E4A1061">
            <w:pPr>
              <w:jc w:val="both"/>
              <w:rPr>
                <w:rFonts w:hAnsi="Calibri" w:eastAsia="" w:cs="Arial" w:hAnsiTheme="minorAscii" w:eastAsiaTheme="minorEastAsia" w:cstheme="minorBidi"/>
                <w:lang w:val="en-GB"/>
                <w:rPrChange w:author="Matthew Barbour" w:date="2017-09-08T13:48:49.3593782" w:id="101967905">
                  <w:rPr/>
                </w:rPrChange>
              </w:rPr>
              <w:pPrChange w:author="Matthew Barbour" w:date="2017-09-08T13:48:49.3593782" w:id="1853472216">
                <w:pPr>
                  <w:jc w:val="both"/>
                </w:pPr>
              </w:pPrChange>
            </w:pPr>
            <w:r w:rsidRPr="02687CF2">
              <w:rPr>
                <w:rFonts w:hAnsi="Calibri" w:eastAsia="" w:cs="Arial" w:hAnsiTheme="minorAscii" w:eastAsiaTheme="minorEastAsia" w:cstheme="minorBidi"/>
                <w:b w:val="1"/>
                <w:bCs w:val="1"/>
                <w:sz w:val="18"/>
                <w:szCs w:val="18"/>
                <w:lang w:val="en-GB"/>
                <w:rPrChange w:author="Matthew Barbour" w:date="2017-09-05T10:30:55.3052397" w:id="804871753">
                  <w:rPr>
                    <w:rFonts w:hAnsiTheme="minorHAnsi" w:eastAsiaTheme="minorEastAsia" w:cstheme="minorBidi"/>
                    <w:b/>
                    <w:sz w:val="18"/>
                    <w:lang w:val="en-GB"/>
                  </w:rPr>
                </w:rPrChange>
              </w:rPr>
              <w:t>Figure 2</w:t>
            </w:r>
            <w:r w:rsidRPr="02687CF2" w:rsidR="51F0EC8F">
              <w:rPr>
                <w:rFonts w:hAnsi="Calibri" w:eastAsia="" w:cs="Arial" w:hAnsiTheme="minorAscii" w:eastAsiaTheme="minorEastAsia" w:cstheme="minorBidi"/>
                <w:b w:val="1"/>
                <w:bCs w:val="1"/>
                <w:sz w:val="18"/>
                <w:szCs w:val="18"/>
                <w:lang w:val="en-GB"/>
                <w:rPrChange w:author="Matthew Barbour" w:date="2017-09-05T10:30:55.3052397" w:id="1845096596">
                  <w:rPr>
                    <w:rFonts w:hAnsiTheme="minorHAnsi" w:eastAsiaTheme="minorEastAsia" w:cstheme="minorBidi"/>
                    <w:b/>
                    <w:sz w:val="18"/>
                    <w:lang w:val="en-GB"/>
                  </w:rPr>
                </w:rPrChange>
              </w:rPr>
              <w:t xml:space="preserve"> | </w:t>
            </w:r>
            <w:ins w:author="Matthew Barbour" w:date="2017-09-08T10:44:50.307317" w:id="1350254542">
              <w:r w:rsidRPr="02687CF2" w:rsidR="5F18F0C7">
                <w:rPr>
                  <w:rFonts w:hAnsi="Calibri" w:eastAsia="" w:cs="Arial" w:hAnsiTheme="minorAscii" w:eastAsiaTheme="minorEastAsia" w:cstheme="minorBidi"/>
                  <w:b w:val="1"/>
                  <w:bCs w:val="1"/>
                  <w:sz w:val="18"/>
                  <w:szCs w:val="18"/>
                  <w:lang w:val="en-GB"/>
                  <w:rPrChange w:author="Matthew Barbour" w:date="2017-09-05T10:30:55.3052397" w:id="1948686737">
                    <w:rPr>
                      <w:rFonts w:hAnsiTheme="minorHAnsi" w:eastAsiaTheme="minorEastAsia" w:cstheme="minorBidi"/>
                      <w:b/>
                      <w:sz w:val="18"/>
                      <w:lang w:val="en-GB"/>
                    </w:rPr>
                  </w:rPrChange>
                </w:rPr>
                <w:t xml:space="preserve">Heuristic model of the as</w:t>
              </w:r>
            </w:ins>
            <w:ins w:author="Matthew Barbour" w:date="2017-09-08T10:45:51.2558841" w:id="1459984090">
              <w:r w:rsidRPr="02687CF2" w:rsidR="2213EC4A">
                <w:rPr>
                  <w:rFonts w:hAnsi="Calibri" w:eastAsia="" w:cs="Arial" w:hAnsiTheme="minorAscii" w:eastAsiaTheme="minorEastAsia" w:cstheme="minorBidi"/>
                  <w:b w:val="1"/>
                  <w:bCs w:val="1"/>
                  <w:sz w:val="18"/>
                  <w:szCs w:val="18"/>
                  <w:lang w:val="en-GB"/>
                  <w:rPrChange w:author="Matthew Barbour" w:date="2017-09-05T10:30:55.3052397" w:id="377062014">
                    <w:rPr>
                      <w:rFonts w:hAnsiTheme="minorHAnsi" w:eastAsiaTheme="minorEastAsia" w:cstheme="minorBidi"/>
                      <w:b/>
                      <w:sz w:val="18"/>
                      <w:lang w:val="en-GB"/>
                    </w:rPr>
                  </w:rPrChange>
                </w:rPr>
                <w:t xml:space="preserve">sembly of plant-animal networks due </w:t>
              </w:r>
            </w:ins>
            <w:ins w:author="Matthew Barbour" w:date="2017-09-08T13:48:49.3593782" w:id="685225097">
              <w:r w:rsidRPr="02687CF2" w:rsidR="5268EDAC">
                <w:rPr>
                  <w:rFonts w:hAnsi="Calibri" w:eastAsia="" w:cs="Arial" w:hAnsiTheme="minorAscii" w:eastAsiaTheme="minorEastAsia" w:cstheme="minorBidi"/>
                  <w:b w:val="1"/>
                  <w:bCs w:val="1"/>
                  <w:sz w:val="18"/>
                  <w:szCs w:val="18"/>
                  <w:lang w:val="en-GB"/>
                  <w:rPrChange w:author="Matthew Barbour" w:date="2017-09-05T10:30:55.3052397" w:id="1971992591">
                    <w:rPr>
                      <w:rFonts w:hAnsiTheme="minorHAnsi" w:eastAsiaTheme="minorEastAsia" w:cstheme="minorBidi"/>
                      <w:b/>
                      <w:sz w:val="18"/>
                      <w:lang w:val="en-GB"/>
                    </w:rPr>
                  </w:rPrChange>
                </w:rPr>
                <w:t xml:space="preserve">to </w:t>
              </w:r>
            </w:ins>
            <w:ins w:author="Matthew Barbour" w:date="2017-09-08T10:45:51.2558841" w:id="447128744">
              <w:r w:rsidRPr="02687CF2" w:rsidR="2213EC4A">
                <w:rPr>
                  <w:rFonts w:hAnsi="Calibri" w:eastAsia="" w:cs="Arial" w:hAnsiTheme="minorAscii" w:eastAsiaTheme="minorEastAsia" w:cstheme="minorBidi"/>
                  <w:b w:val="1"/>
                  <w:bCs w:val="1"/>
                  <w:sz w:val="18"/>
                  <w:szCs w:val="18"/>
                  <w:lang w:val="en-GB"/>
                  <w:rPrChange w:author="Matthew Barbour" w:date="2017-09-05T10:30:55.3052397" w:id="197854333">
                    <w:rPr>
                      <w:rFonts w:hAnsiTheme="minorHAnsi" w:eastAsiaTheme="minorEastAsia" w:cstheme="minorBidi"/>
                      <w:b/>
                      <w:sz w:val="18"/>
                      <w:lang w:val="en-GB"/>
                    </w:rPr>
                  </w:rPrChange>
                </w:rPr>
                <w:t xml:space="preserve">variation in plant functional diversity </w:t>
              </w:r>
            </w:ins>
            <w:ins w:author="Matthew Barbour" w:date="2017-09-08T10:46:51.6449703" w:id="1551293843">
              <w:r w:rsidRPr="02687CF2" w:rsidR="0BCB047D">
                <w:rPr>
                  <w:rFonts w:hAnsi="Calibri" w:eastAsia="" w:cs="Arial" w:hAnsiTheme="minorAscii" w:eastAsiaTheme="minorEastAsia" w:cstheme="minorBidi"/>
                  <w:b w:val="1"/>
                  <w:bCs w:val="1"/>
                  <w:sz w:val="18"/>
                  <w:szCs w:val="18"/>
                  <w:lang w:val="en-GB"/>
                  <w:rPrChange w:author="Matthew Barbour" w:date="2017-09-05T10:30:55.3052397" w:id="1227214277">
                    <w:rPr>
                      <w:rFonts w:hAnsiTheme="minorHAnsi" w:eastAsiaTheme="minorEastAsia" w:cstheme="minorBidi"/>
                      <w:b/>
                      <w:sz w:val="18"/>
                      <w:lang w:val="en-GB"/>
                    </w:rPr>
                  </w:rPrChange>
                </w:rPr>
                <w:t xml:space="preserve">and the proportion of specialist animal species. </w:t>
              </w:r>
            </w:ins>
            <w:del w:author="Matthew Barbour" w:date="2017-09-08T13:47:49.2630568" w:id="1910213021">
              <w:r w:rsidRPr="02687CF2" w:rsidDel="5DEDE5E4" w:rsidR="51F0EC8F">
                <w:rPr>
                  <w:rFonts w:hAnsi="Calibri" w:eastAsia="" w:cs="Arial" w:hAnsiTheme="minorAscii" w:eastAsiaTheme="minorEastAsia" w:cstheme="minorBidi"/>
                  <w:b w:val="1"/>
                  <w:bCs w:val="1"/>
                  <w:sz w:val="18"/>
                  <w:szCs w:val="18"/>
                  <w:lang w:val="en-GB"/>
                  <w:rPrChange w:author="Matthew Barbour" w:date="2017-09-05T10:30:55.3052397" w:id="559397564">
                    <w:rPr>
                      <w:rFonts w:hAnsiTheme="minorHAnsi" w:eastAsiaTheme="minorEastAsia" w:cstheme="minorBidi"/>
                      <w:b/>
                      <w:sz w:val="18"/>
                      <w:lang w:val="en-GB"/>
                    </w:rPr>
                  </w:rPrChange>
                </w:rPr>
                <w:delText xml:space="preserve">Model hypothesis outcome, showing the interaction between insect community structure and plant trait structure producing the emergent architectural properties. </w:delText>
              </w:r>
              <w:r w:rsidRPr="02687CF2" w:rsidDel="5DEDE5E4" w:rsidR="51F0EC8F">
                <w:rPr>
                  <w:rFonts w:hAnsi="Calibri" w:eastAsia="" w:cs="Arial" w:hAnsiTheme="minorAscii" w:eastAsiaTheme="minorEastAsia" w:cstheme="minorBidi"/>
                  <w:sz w:val="18"/>
                  <w:szCs w:val="18"/>
                  <w:lang w:val="en-GB"/>
                  <w:rPrChange w:author="Matthew Barbour" w:date="2017-09-05T10:30:55.3052397" w:id="369541222">
                    <w:rPr>
                      <w:rFonts w:hAnsiTheme="minorHAnsi" w:eastAsiaTheme="minorEastAsia" w:cstheme="minorBidi"/>
                      <w:sz w:val="18"/>
                      <w:lang w:val="en-GB"/>
                    </w:rPr>
                  </w:rPrChange>
                </w:rPr>
                <w:delText xml:space="preserve">Insect community structure is the overall predominates of the generalist or specialists within the insect community. </w:delText>
              </w:r>
              <w:r w:rsidRPr="02687CF2" w:rsidDel="5DEDE5E4" w:rsidR="005320D4">
                <w:rPr>
                  <w:rFonts w:hAnsi="Calibri" w:eastAsia="" w:cs="Arial" w:hAnsiTheme="minorAscii" w:eastAsiaTheme="minorEastAsia" w:cstheme="minorBidi"/>
                  <w:sz w:val="18"/>
                  <w:szCs w:val="18"/>
                  <w:lang w:val="en-GB"/>
                  <w:rPrChange w:author="Matthew Barbour" w:date="2017-09-05T10:30:55.3052397" w:id="871995924">
                    <w:rPr>
                      <w:rFonts w:hAnsiTheme="minorHAnsi" w:eastAsiaTheme="minorEastAsia" w:cstheme="minorBidi"/>
                      <w:sz w:val="18"/>
                      <w:lang w:val="en-GB"/>
                    </w:rPr>
                  </w:rPrChange>
                </w:rPr>
                <w:delText>Ʃ</w:delText>
              </w:r>
              <w:r w:rsidRPr="02687CF2" w:rsidDel="5DEDE5E4" w:rsidR="51F0EC8F">
                <w:rPr>
                  <w:rFonts w:hAnsi="Calibri" w:eastAsia="" w:cs="Arial" w:hAnsiTheme="minorAscii" w:eastAsiaTheme="minorEastAsia" w:cstheme="minorBidi"/>
                  <w:sz w:val="18"/>
                  <w:szCs w:val="18"/>
                  <w:lang w:val="en-GB"/>
                  <w:rPrChange w:author="Matthew Barbour" w:date="2017-09-05T10:30:55.3052397" w:id="34713828">
                    <w:rPr>
                      <w:rFonts w:hAnsiTheme="minorHAnsi" w:eastAsiaTheme="minorEastAsia" w:cstheme="minorBidi"/>
                      <w:sz w:val="18"/>
                      <w:lang w:val="en-GB"/>
                    </w:rPr>
                  </w:rPrChange>
                </w:rPr>
                <w:delText xml:space="preserve">Δ trait is the overall differences between the plant traits within </w:delText>
              </w:r>
              <w:r w:rsidRPr="02687CF2" w:rsidDel="5DEDE5E4" w:rsidR="51F0EC8F">
                <w:rPr>
                  <w:rFonts w:hAnsi="Calibri" w:eastAsia="" w:cs="Arial" w:hAnsiTheme="minorAscii" w:eastAsiaTheme="minorEastAsia" w:cstheme="minorBidi"/>
                  <w:sz w:val="18"/>
                  <w:szCs w:val="18"/>
                  <w:lang w:val="en-GB"/>
                  <w:rPrChange w:author="Matthew Barbour" w:date="2017-09-05T10:30:55.3052397" w:id="1831502391">
                    <w:rPr>
                      <w:rFonts w:hAnsiTheme="minorHAnsi" w:eastAsiaTheme="minorEastAsia" w:cstheme="minorBidi"/>
                      <w:sz w:val="18"/>
                      <w:szCs w:val="18"/>
                      <w:lang w:val="en-GB"/>
                    </w:rPr>
                  </w:rPrChange>
                </w:rPr>
                <w:delText>the community. Architecture is defined as a gradient from nested-ness to modularity.</w:delText>
              </w:r>
              <w:r w:rsidRPr="02687CF2" w:rsidDel="5DEDE5E4" w:rsidR="51F0EC8F">
                <w:rPr>
                  <w:rFonts w:hAnsi="Calibri" w:eastAsia="" w:cs="Arial" w:hAnsiTheme="minorAscii" w:eastAsiaTheme="minorEastAsia" w:cstheme="minorBidi"/>
                  <w:lang w:val="en-GB"/>
                  <w:rPrChange w:author="Matthew Barbour" w:date="2017-09-05T10:30:55.3052397" w:id="626537253">
                    <w:rPr>
                      <w:rFonts w:hAnsiTheme="minorHAnsi" w:eastAsiaTheme="minorEastAsia" w:cstheme="minorBidi"/>
                      <w:lang w:val="en-GB"/>
                    </w:rPr>
                  </w:rPrChange>
                </w:rPr>
                <w:delText xml:space="preserve"> </w:delText>
              </w:r>
            </w:del>
          </w:p>
        </w:tc>
      </w:tr>
    </w:tbl>
    <w:p w:rsidRPr="00B11F54" w:rsidR="00B07E3F" w:rsidDel="6193EA2A" w:rsidP="0BCB047D" w:rsidRDefault="00B07E3F" w14:textId="77777777" w14:paraId="639D7C12">
      <w:pPr>
        <w:pStyle w:val="Normal"/>
        <w:jc w:val="both"/>
        <w:rPr>
          <w:del w:author="Matthew Barbour" w:date="2017-09-08T14:38:09.838857" w:id="1837644241"/>
          <w:rFonts w:hAnsi="Calibri" w:eastAsia="" w:cs="Arial" w:hAnsiTheme="minorAscii" w:eastAsiaTheme="minorEastAsia" w:cstheme="minorBidi"/>
          <w:lang w:val="en-GB"/>
          <w:rPrChange w:author="Matthew Barbour" w:date="2017-09-08T10:46:51.6449703" w:id="415791244">
            <w:rPr/>
          </w:rPrChange>
        </w:rPr>
        <w:rPr>
          <w:rFonts w:ascii="Arial" w:hAnsi="Arial" w:eastAsia="Arial" w:cs="Arial"/>
          <w:lang w:val="en-GB"/>
          <w:rPrChange w:author="Matthew Barbour" w:date="2017-09-07T10:22:51.9085275" w:id="177795314">
            <w:rPr/>
          </w:rPrChange>
        </w:rPr>
        <w:pPrChange w:author="Matthew Barbour" w:date="2017-09-08T10:46:51.6449703" w:id="224341327">
          <w:pPr>
            <w:jc w:val="both"/>
          </w:pPr>
        </w:pPrChange>
      </w:pPr>
    </w:p>
    <w:p w:rsidR="3BCC61CD" w:rsidDel="5F18F0C7" w:rsidP="426DA2E9" w:rsidRDefault="3BCC61CD" w14:paraId="34DE0F44" w14:noSpellErr="1">
      <w:pPr>
        <w:pStyle w:val="Normal"/>
        <w:jc w:val="both"/>
        <w:rPr>
          <w:del w:author="Matthew Barbour" w:date="2017-09-08T10:44:50.307317" w:id="410129191"/>
          <w:rFonts w:ascii="Arial" w:hAnsi="Arial" w:eastAsia="Arial" w:cs="Arial"/>
          <w:noProof w:val="0"/>
          <w:sz w:val="22"/>
          <w:szCs w:val="22"/>
          <w:lang w:val="en-GB"/>
          <w:rPrChange w:author="Matthew Barbour" w:date="2017-09-08T10:43:50.1949052" w:id="500964557">
            <w:rPr/>
          </w:rPrChange>
        </w:rPr>
        <w:pPrChange w:author="Matthew Barbour" w:date="2017-09-08T10:43:50.1949052" w:id="930558894">
          <w:pPr/>
        </w:pPrChange>
      </w:pPr>
    </w:p>
    <w:p w:rsidR="460ADE39" w:rsidDel="7B50A52B" w:rsidP="4A6D524E" w:rsidRDefault="460ADE39" w14:paraId="1BDFA867" w14:textId="24D267B9">
      <w:pPr>
        <w:pStyle w:val="Normal"/>
        <w:jc w:val="both"/>
        <w:rPr>
          <w:del w:author="Matthew Barbour" w:date="2017-09-07T10:21:50.8942766" w:id="479403989"/>
          <w:rFonts w:ascii="Arial" w:hAnsi="Arial" w:eastAsia="Arial" w:cs="Arial"/>
          <w:lang w:val="en-GB"/>
          <w:rPrChange w:author="Matthew Barbour" w:date="2017-09-07T10:20:50.4756265" w:id="568460994">
            <w:rPr/>
          </w:rPrChange>
        </w:rPr>
        <w:pPrChange w:author="Matthew Barbour" w:date="2017-09-07T10:20:50.4756265" w:id="2098946735">
          <w:pPr/>
        </w:pPrChange>
      </w:pPr>
    </w:p>
    <w:p w:rsidR="02687CF2" w:rsidDel="5F18F0C7" w:rsidP="426DA2E9" w:rsidRDefault="02687CF2" w14:paraId="733E276D" w14:textId="0FB7E965" w14:noSpellErr="1">
      <w:pPr>
        <w:pStyle w:val="Heading1"/>
        <w:jc w:val="both"/>
        <w:rPr>
          <w:del w:author="Matthew Barbour" w:date="2017-09-08T10:44:50.307317" w:id="247380787"/>
          <w:lang w:val="en-GB"/>
          <w:rPrChange w:author="Matthew Barbour" w:date="2017-09-08T10:43:50.1949052" w:id="1153295112">
            <w:rPr/>
          </w:rPrChange>
        </w:rPr>
        <w:pPrChange w:author="Matthew Barbour" w:date="2017-09-08T10:43:50.1949052" w:id="520884848">
          <w:pPr/>
        </w:pPrChange>
      </w:pPr>
    </w:p>
    <w:p w:rsidR="02687CF2" w:rsidDel="0707B9CC" w:rsidP="20792A86" w:rsidRDefault="02687CF2" w14:paraId="4948C614" w14:textId="0E4E635A">
      <w:pPr>
        <w:pStyle w:val="Normal"/>
        <w:rPr>
          <w:del w:author="Matthew Barbour" w:date="2017-09-07T10:11:47.9542964" w:id="1725030001"/>
          <w:rFonts w:ascii="Arial" w:hAnsi="Arial" w:eastAsia="Arial" w:cs="Arial"/>
          <w:lang w:val="en-GB"/>
          <w:rPrChange w:author="Matthew Barbour" w:date="2017-09-07T09:55:41.3198432" w:id="2013023674">
            <w:rPr/>
          </w:rPrChange>
        </w:rPr>
        <w:pPrChange w:author="Matthew Barbour" w:date="2017-09-07T09:55:41.3198432" w:id="338342095">
          <w:pPr/>
        </w:pPrChange>
      </w:pPr>
      <w:ins w:author="Matthew Barbour" w:date="2017-09-05T10:38:57.4330496" w:id="669301613"/>
      <w:ins w:author="Matthew Barbour" w:date="2017-09-05T10:40:58.6519738" w:id="1912173551">
        <w:proofErr w:type="spellStart"/>
      </w:ins>
      <w:ins w:author="Matthew Barbour" w:date="2017-09-05T10:40:58.6519738" w:id="553592032">
        <w:proofErr w:type="spellEnd"/>
      </w:ins>
      <w:ins w:author="Matthew Barbour" w:date="2017-09-05T10:38:57.4330496" w:id="1043673017"/>
      <w:ins w:author="Matthew Barbour" w:date="2017-09-05T10:38:57.4330496" w:id="2086252209"/>
      <w:ins w:author="Matthew Barbour" w:date="2017-09-05T10:40:58.6519738" w:id="1366309666">
        <w:proofErr w:type="gramStart"/>
      </w:ins>
      <w:ins w:author="Matthew Barbour" w:date="2017-09-05T10:40:58.6519738" w:id="45792548">
        <w:proofErr w:type="gramEnd"/>
      </w:ins>
      <w:ins w:author="Matthew Barbour" w:date="2017-09-05T10:38:57.4330496" w:id="1231877001"/>
      <w:ins w:author="Matthew Barbour" w:date="2017-09-05T10:38:57.4330496" w:id="447300076"/>
      <w:ins w:author="Matthew Barbour" w:date="2017-09-05T10:40:58.6519738" w:id="1950017074">
        <w:proofErr w:type="spellStart"/>
      </w:ins>
      <w:ins w:author="Matthew Barbour" w:date="2017-09-05T10:40:58.6519738" w:id="1906335206">
        <w:proofErr w:type="spellEnd"/>
      </w:ins>
      <w:ins w:author="Matthew Barbour" w:date="2017-09-05T10:38:57.4330496" w:id="1508536528"/>
      <w:ins w:author="Matthew Barbour" w:date="2017-09-05T10:43:00.4221777" w:id="65147351">
        <w:proofErr w:type="spellStart"/>
      </w:ins>
      <w:ins w:author="Matthew Barbour" w:date="2017-09-05T10:43:00.4221777" w:id="2015385381">
        <w:proofErr w:type="spellEnd"/>
      </w:ins>
    </w:p>
    <w:p w:rsidR="2C06571D" w:rsidDel="0707B9CC" w:rsidP="2C3C0B73" w:rsidRDefault="2C06571D" w14:paraId="6CF0C55C" w14:textId="570410A9" w14:noSpellErr="1">
      <w:pPr>
        <w:pStyle w:val="Normal"/>
        <w:rPr>
          <w:del w:author="Matthew Barbour" w:date="2017-09-07T10:11:47.9542964" w:id="692298473"/>
          <w:rFonts w:ascii="Arial" w:hAnsi="Arial" w:eastAsia="Arial" w:cs="Arial"/>
          <w:lang w:val="en-GB"/>
          <w:rPrChange w:author="Matthew Barbour" w:date="2017-09-05T11:01:42.32864" w:id="1428480364">
            <w:rPr/>
          </w:rPrChange>
        </w:rPr>
        <w:pPrChange w:author="Matthew Barbour" w:date="2017-09-05T11:01:42.32864" w:id="257247285">
          <w:pPr/>
        </w:pPrChange>
      </w:pPr>
    </w:p>
    <w:p w:rsidR="35AB73F6" w:rsidDel="0707B9CC" w:rsidP="2C3C0B73" w:rsidRDefault="35AB73F6" w14:paraId="31D8588F" w14:textId="6E5D9845" w14:noSpellErr="1">
      <w:pPr>
        <w:pStyle w:val="Normal"/>
        <w:rPr>
          <w:del w:author="Matthew Barbour" w:date="2017-09-07T10:11:47.9542964" w:id="312521350"/>
          <w:rFonts w:ascii="Arial" w:hAnsi="Arial" w:eastAsia="Arial" w:cs="Arial"/>
          <w:lang w:val="en-GB"/>
          <w:rPrChange w:author="Matthew Barbour" w:date="2017-09-05T11:01:42.32864" w:id="1478899188">
            <w:rPr/>
          </w:rPrChange>
        </w:rPr>
        <w:pPrChange w:author="Matthew Barbour" w:date="2017-09-05T11:01:42.32864" w:id="51234291">
          <w:pPr/>
        </w:pPrChange>
      </w:pPr>
    </w:p>
    <w:p w:rsidR="6704843C" w:rsidDel="5F18F0C7" w:rsidP="0707B9CC" w:rsidRDefault="6704843C" w14:paraId="7215B077" w14:textId="2B3025EF" w14:noSpellErr="1">
      <w:pPr>
        <w:pStyle w:val="Normal"/>
        <w:rPr>
          <w:del w:author="Matthew Barbour" w:date="2017-09-08T10:44:50.307317" w:id="1081221316"/>
          <w:rFonts w:ascii="Arial" w:hAnsi="Arial" w:eastAsia="Arial" w:cs="Arial"/>
          <w:lang w:val="en-GB"/>
          <w:rPrChange w:author="Matthew Barbour" w:date="2017-09-07T10:11:47.9542964" w:id="675835785">
            <w:rPr/>
          </w:rPrChange>
        </w:rPr>
        <w:pPrChange w:author="Matthew Barbour" w:date="2017-09-07T10:11:47.9542964" w:id="1021283464">
          <w:pPr/>
        </w:pPrChange>
      </w:pPr>
    </w:p>
    <w:p w:rsidR="02687CF2" w:rsidDel="0BCB047D" w:rsidP="2213EC4A" w:rsidRDefault="02687CF2" w14:paraId="6CF2DE55" w14:textId="457712FA" w14:noSpellErr="1">
      <w:pPr>
        <w:pStyle w:val="Normal"/>
        <w:jc w:val="both"/>
        <w:rPr>
          <w:del w:author="Matthew Barbour" w:date="2017-09-08T10:46:51.6449703" w:id="473388289"/>
          <w:rFonts w:ascii="Arial" w:hAnsi="Arial" w:eastAsia="Arial" w:cs="Arial"/>
          <w:noProof w:val="0"/>
          <w:sz w:val="22"/>
          <w:szCs w:val="22"/>
          <w:lang w:val="en-GB"/>
          <w:rPrChange w:author="Matthew Barbour" w:date="2017-09-08T10:45:51.2558841" w:id="1863318505">
            <w:rPr/>
          </w:rPrChange>
        </w:rPr>
        <w:pPrChange w:author="Matthew Barbour" w:date="2017-09-08T10:45:51.2558841" w:id="1981302674">
          <w:pPr/>
        </w:pPrChange>
      </w:pPr>
    </w:p>
    <w:p w:rsidRPr="00B11F54" w:rsidR="00137FE5" w:rsidP="2648ECAB" w:rsidRDefault="00137FE5" w14:paraId="760C63E5" w14:textId="17188059" w14:noSpellErr="1">
      <w:pPr>
        <w:pStyle w:val="Heading1"/>
        <w:jc w:val="both"/>
        <w:rPr>
          <w:rFonts w:hAnsi="Calibri" w:eastAsia="" w:cs="Arial" w:hAnsiTheme="minorAscii" w:eastAsiaTheme="minorEastAsia" w:cstheme="minorBidi"/>
          <w:lang w:val="en-GB"/>
          <w:rPrChange w:author="Matthew Barbour" w:date="2017-09-11T12:54:23.6252844" w:id="2042118393">
            <w:rPr/>
          </w:rPrChange>
        </w:rPr>
        <w:pPrChange w:author="Matthew Barbour" w:date="2017-09-11T12:54:23.6252844" w:id="716022100">
          <w:pPr>
            <w:pStyle w:val="Heading1"/>
            <w:jc w:val="both"/>
          </w:pPr>
        </w:pPrChange>
      </w:pPr>
      <w:r w:rsidRPr="00B11F54">
        <w:rPr>
          <w:lang w:val="en-GB"/>
        </w:rPr>
        <w:lastRenderedPageBreak/>
        <w:t>Conclusion</w:t>
      </w:r>
    </w:p>
    <w:p w:rsidRPr="00B11F54" w:rsidR="7B17E151" w:rsidDel="0B87C30D" w:rsidP="0A6ED1B4" w:rsidRDefault="009B2AAA" w14:paraId="4E4142E5" w14:textId="039E5566">
      <w:pPr>
        <w:pStyle w:val="Normal"/>
        <w:jc w:val="both"/>
        <w:rPr>
          <w:del w:author="Matthew Barbour" w:date="2017-09-09T08:32:09.6313756" w:id="2077090041"/>
          <w:rFonts w:hAnsi="Calibri" w:eastAsia="" w:cs="Arial" w:hAnsiTheme="minorAscii" w:eastAsiaTheme="minorEastAsia" w:cstheme="minorBidi"/>
          <w:lang w:val="en-GB"/>
          <w:rPrChange w:author="Matthew Barbour" w:date="2017-09-09T08:31:09.1690362" w:id="698528176">
            <w:rPr/>
          </w:rPrChange>
        </w:rPr>
        <w:rPr/>
        <w:pPrChange w:author="Matthew Barbour" w:date="2017-09-09T08:31:09.1690362" w:id="232179851">
          <w:pPr>
            <w:jc w:val="both"/>
          </w:pPr>
        </w:pPrChange>
      </w:pPr>
      <w:ins w:author="Matthew Barbour" w:date="2017-09-09T08:01:45.4663978" w:id="983562994">
        <w:r w:rsidRPr="5809F77D" w:rsidR="5809F77D">
          <w:rPr>
            <w:rFonts w:hAnsi="Calibri" w:eastAsia="" w:cs="Arial" w:hAnsiTheme="minorAscii" w:eastAsiaTheme="minorEastAsia" w:cstheme="minorBidi"/>
            <w:lang w:val="en-GB"/>
            <w:rPrChange w:author="Matthew Barbour" w:date="2017-09-09T08:01:45.4663978" w:id="1861341980">
              <w:rPr/>
            </w:rPrChange>
          </w:rPr>
          <w:t>R</w:t>
        </w:r>
        <w:r w:rsidRPr="5809F77D" w:rsidR="5809F77D">
          <w:rPr>
            <w:rFonts w:hAnsi="Calibri" w:eastAsia="" w:cs="Arial" w:hAnsiTheme="minorAscii" w:eastAsiaTheme="minorEastAsia" w:cstheme="minorBidi"/>
            <w:lang w:val="en-GB"/>
            <w:rPrChange w:author="Matthew Barbour" w:date="2017-09-09T08:01:45.4663978" w:id="1857934639">
              <w:rPr/>
            </w:rPrChange>
          </w:rPr>
          <w:t>esolving the diversity-stability debate requires</w:t>
        </w:r>
        <w:r w:rsidRPr="5809F77D" w:rsidR="5809F77D">
          <w:rPr>
            <w:rFonts w:hAnsi="Calibri" w:eastAsia="" w:cs="Arial" w:hAnsiTheme="minorAscii" w:eastAsiaTheme="minorEastAsia" w:cstheme="minorBidi"/>
            <w:lang w:val="en-GB"/>
            <w:rPrChange w:author="Matthew Barbour" w:date="2017-09-09T08:01:45.4663978" w:id="813386498">
              <w:rPr/>
            </w:rPrChange>
          </w:rPr>
          <w:t xml:space="preserve"> </w:t>
        </w:r>
        <w:r w:rsidRPr="5809F77D" w:rsidR="5809F77D">
          <w:rPr>
            <w:rFonts w:hAnsi="Calibri" w:eastAsia="" w:cs="Arial" w:hAnsiTheme="minorAscii" w:eastAsiaTheme="minorEastAsia" w:cstheme="minorBidi"/>
            <w:lang w:val="en-GB"/>
            <w:rPrChange w:author="Matthew Barbour" w:date="2017-09-09T08:01:45.4663978" w:id="1569382386">
              <w:rPr/>
            </w:rPrChange>
          </w:rPr>
          <w:t xml:space="preserve">a mechanistic understanding of the </w:t>
        </w:r>
        <w:r w:rsidRPr="5809F77D" w:rsidR="5809F77D">
          <w:rPr>
            <w:rFonts w:hAnsi="Calibri" w:eastAsia="" w:cs="Arial" w:hAnsiTheme="minorAscii" w:eastAsiaTheme="minorEastAsia" w:cstheme="minorBidi"/>
            <w:lang w:val="en-GB"/>
            <w:rPrChange w:author="Matthew Barbour" w:date="2017-09-09T08:01:45.4663978" w:id="2096008102">
              <w:rPr/>
            </w:rPrChange>
          </w:rPr>
          <w:t>relationship between diversity, network structure, and stability.</w:t>
        </w:r>
        <w:r w:rsidRPr="5809F77D" w:rsidR="5809F77D">
          <w:rPr>
            <w:rFonts w:hAnsi="Calibri" w:eastAsia="" w:cs="Arial" w:hAnsiTheme="minorAscii" w:eastAsiaTheme="minorEastAsia" w:cstheme="minorBidi"/>
            <w:lang w:val="en-GB"/>
            <w:rPrChange w:author="Matthew Barbour" w:date="2017-09-09T08:01:45.4663978" w:id="1197761317">
              <w:rPr/>
            </w:rPrChange>
          </w:rPr>
          <w:t xml:space="preserve"> </w:t>
        </w:r>
      </w:ins>
      <w:ins w:author="Matthew Barbour" w:date="2017-09-09T08:09:59.8012436" w:id="534077798">
        <w:r w:rsidRPr="5809F77D" w:rsidR="5C55E598">
          <w:rPr>
            <w:rFonts w:hAnsi="Calibri" w:eastAsia="" w:cs="Arial" w:hAnsiTheme="minorAscii" w:eastAsiaTheme="minorEastAsia" w:cstheme="minorBidi"/>
            <w:lang w:val="en-GB"/>
            <w:rPrChange w:author="Matthew Barbour" w:date="2017-09-09T08:01:45.4663978" w:id="269149260">
              <w:rPr/>
            </w:rPrChange>
          </w:rPr>
          <w:t xml:space="preserve">The</w:t>
        </w:r>
        <w:r w:rsidRPr="5809F77D" w:rsidR="5C55E598">
          <w:rPr>
            <w:rFonts w:hAnsi="Calibri" w:eastAsia="" w:cs="Arial" w:hAnsiTheme="minorAscii" w:eastAsiaTheme="minorEastAsia" w:cstheme="minorBidi"/>
            <w:lang w:val="en-GB"/>
            <w:rPrChange w:author="Matthew Barbour" w:date="2017-09-09T08:01:45.4663978" w:id="1653352918">
              <w:rPr/>
            </w:rPrChange>
          </w:rPr>
          <w:t xml:space="preserve"> heuristic model we propose </w:t>
        </w:r>
        <w:r w:rsidRPr="5809F77D" w:rsidR="5C55E598">
          <w:rPr>
            <w:rFonts w:hAnsi="Calibri" w:eastAsia="" w:cs="Arial" w:hAnsiTheme="minorAscii" w:eastAsiaTheme="minorEastAsia" w:cstheme="minorBidi"/>
            <w:lang w:val="en-GB"/>
            <w:rPrChange w:author="Matthew Barbour" w:date="2017-09-09T08:01:45.4663978" w:id="1984974572">
              <w:rPr/>
            </w:rPrChange>
          </w:rPr>
          <w:t xml:space="preserve">takes us a step closer toward understanding the </w:t>
        </w:r>
      </w:ins>
      <w:ins w:author="Matthew Barbour" w:date="2017-09-09T08:10:59.7727288" w:id="1308213239">
        <w:r w:rsidRPr="5809F77D" w:rsidR="6B5A2DA0">
          <w:rPr>
            <w:rFonts w:hAnsi="Calibri" w:eastAsia="" w:cs="Arial" w:hAnsiTheme="minorAscii" w:eastAsiaTheme="minorEastAsia" w:cstheme="minorBidi"/>
            <w:lang w:val="en-GB"/>
            <w:rPrChange w:author="Matthew Barbour" w:date="2017-09-09T08:01:45.4663978" w:id="1973013329">
              <w:rPr/>
            </w:rPrChange>
          </w:rPr>
          <w:t xml:space="preserve">often</w:t>
        </w:r>
      </w:ins>
      <w:ins w:author="Matthew Barbour" w:date="2017-09-09T08:33:09.8128682" w:id="581652152">
        <w:r w:rsidRPr="5809F77D" w:rsidR="15629A1B">
          <w:rPr>
            <w:rFonts w:hAnsi="Calibri" w:eastAsia="" w:cs="Arial" w:hAnsiTheme="minorAscii" w:eastAsiaTheme="minorEastAsia" w:cstheme="minorBidi"/>
            <w:lang w:val="en-GB"/>
            <w:rPrChange w:author="Matthew Barbour" w:date="2017-09-09T08:01:45.4663978" w:id="535601231">
              <w:rPr/>
            </w:rPrChange>
          </w:rPr>
          <w:t xml:space="preserve">-</w:t>
        </w:r>
      </w:ins>
      <w:ins w:author="Matthew Barbour" w:date="2017-09-09T08:10:59.7727288" w:id="526234592">
        <w:r w:rsidRPr="5809F77D" w:rsidR="6B5A2DA0">
          <w:rPr>
            <w:rFonts w:hAnsi="Calibri" w:eastAsia="" w:cs="Arial" w:hAnsiTheme="minorAscii" w:eastAsiaTheme="minorEastAsia" w:cstheme="minorBidi"/>
            <w:lang w:val="en-GB"/>
            <w:rPrChange w:author="Matthew Barbour" w:date="2017-09-09T08:01:45.4663978" w:id="1350610042">
              <w:rPr/>
            </w:rPrChange>
          </w:rPr>
          <w:t xml:space="preserve">neglected</w:t>
        </w:r>
        <w:r w:rsidRPr="5809F77D" w:rsidR="6B5A2DA0">
          <w:rPr>
            <w:rFonts w:hAnsi="Calibri" w:eastAsia="" w:cs="Arial" w:hAnsiTheme="minorAscii" w:eastAsiaTheme="minorEastAsia" w:cstheme="minorBidi"/>
            <w:lang w:val="en-GB"/>
            <w:rPrChange w:author="Matthew Barbour" w:date="2017-09-09T08:01:45.4663978" w:id="2108192282">
              <w:rPr/>
            </w:rPrChange>
          </w:rPr>
          <w:t xml:space="preserve"> </w:t>
        </w:r>
      </w:ins>
      <w:ins w:author="Matthew Barbour" w:date="2017-09-09T08:09:59.8012436" w:id="584302745">
        <w:r w:rsidRPr="5809F77D" w:rsidR="5C55E598">
          <w:rPr>
            <w:rFonts w:hAnsi="Calibri" w:eastAsia="" w:cs="Arial" w:hAnsiTheme="minorAscii" w:eastAsiaTheme="minorEastAsia" w:cstheme="minorBidi"/>
            <w:lang w:val="en-GB"/>
            <w:rPrChange w:author="Matthew Barbour" w:date="2017-09-09T08:01:45.4663978" w:id="1800432628">
              <w:rPr/>
            </w:rPrChange>
          </w:rPr>
          <w:t xml:space="preserve">link between diversity and network structure</w:t>
        </w:r>
      </w:ins>
      <w:ins w:author="Matthew Barbour" w:date="2017-09-09T08:10:59.7727288" w:id="1998297036">
        <w:r w:rsidRPr="5809F77D" w:rsidR="6B5A2DA0">
          <w:rPr>
            <w:rFonts w:hAnsi="Calibri" w:eastAsia="" w:cs="Arial" w:hAnsiTheme="minorAscii" w:eastAsiaTheme="minorEastAsia" w:cstheme="minorBidi"/>
            <w:lang w:val="en-GB"/>
            <w:rPrChange w:author="Matthew Barbour" w:date="2017-09-09T08:01:45.4663978" w:id="1324201816">
              <w:rPr/>
            </w:rPrChange>
          </w:rPr>
          <w:t xml:space="preserve">. </w:t>
        </w:r>
      </w:ins>
      <w:ins w:author="Matthew Barbour" w:date="2017-09-09T07:17:44.7304327" w:id="1063121307">
        <w:r w:rsidRPr="02687CF2" w:rsidR="329E9B0F">
          <w:rPr>
            <w:rFonts w:hAnsi="Calibri" w:eastAsia="" w:cs="Arial" w:hAnsiTheme="minorAscii" w:eastAsiaTheme="minorEastAsia" w:cstheme="minorBidi"/>
            <w:lang w:val="en-GB"/>
            <w:rPrChange w:author="Matthew Barbour" w:date="2017-09-05T10:30:55.3052397" w:id="993130466">
              <w:rPr>
                <w:rFonts w:hAnsiTheme="minorHAnsi" w:eastAsiaTheme="minorEastAsia" w:cstheme="minorBidi"/>
                <w:lang w:val="en-GB"/>
              </w:rPr>
            </w:rPrChange>
          </w:rPr>
          <w:t xml:space="preserve">Our</w:t>
        </w:r>
      </w:ins>
      <w:del w:author="Matthew Barbour" w:date="2017-09-08T13:31:40.7933383" w:id="1826201184">
        <w:r w:rsidRPr="02687CF2" w:rsidDel="225EDBA0">
          <w:rPr>
            <w:rFonts w:hAnsi="Calibri" w:eastAsia="" w:cs="Arial" w:hAnsiTheme="minorAscii" w:eastAsiaTheme="minorEastAsia" w:cstheme="minorBidi"/>
            <w:lang w:val="en-GB"/>
            <w:rPrChange w:author="Matthew Barbour" w:date="2017-09-05T10:30:55.3052397" w:id="1959143086">
              <w:rPr>
                <w:rFonts w:hAnsiTheme="minorHAnsi" w:eastAsiaTheme="minorEastAsia" w:cstheme="minorBidi"/>
                <w:lang w:val="en-GB"/>
              </w:rPr>
            </w:rPrChange>
          </w:rPr>
          <w:delText xml:space="preserve">In conclusion, very little research has been directed at investigating how the architectural properties have emerged in plant-animal interactions within different communities. </w:delText>
        </w:r>
      </w:del>
      <w:del w:author="Matthew Barbour" w:date="2017-09-09T07:17:44.7304327" w:id="430223271">
        <w:r w:rsidRPr="02687CF2" w:rsidDel="329E9B0F">
          <w:rPr>
            <w:rFonts w:hAnsi="Calibri" w:eastAsia="" w:cs="Arial" w:hAnsiTheme="minorAscii" w:eastAsiaTheme="minorEastAsia" w:cstheme="minorBidi"/>
            <w:lang w:val="en-GB"/>
            <w:rPrChange w:author="Matthew Barbour" w:date="2017-09-05T10:30:55.3052397" w:id="1984656629">
              <w:rPr>
                <w:rFonts w:hAnsiTheme="minorHAnsi" w:eastAsiaTheme="minorEastAsia" w:cstheme="minorBidi"/>
                <w:lang w:val="en-GB"/>
              </w:rPr>
            </w:rPrChange>
          </w:rPr>
          <w:delText xml:space="preserve">Here, we take </w:delText>
        </w:r>
      </w:del>
      <w:del w:author="Matthew Barbour" w:date="2017-09-08T13:31:40.7933383" w:id="1788328016">
        <w:r w:rsidRPr="02687CF2" w:rsidDel="225EDBA0">
          <w:rPr>
            <w:rFonts w:hAnsi="Calibri" w:eastAsia="" w:cs="Arial" w:hAnsiTheme="minorAscii" w:eastAsiaTheme="minorEastAsia" w:cstheme="minorBidi"/>
            <w:lang w:val="en-GB"/>
            <w:rPrChange w:author="Matthew Barbour" w:date="2017-09-05T10:30:55.3052397" w:id="2029292578">
              <w:rPr>
                <w:rFonts w:hAnsiTheme="minorHAnsi" w:eastAsiaTheme="minorEastAsia" w:cstheme="minorBidi"/>
                <w:lang w:val="en-GB"/>
              </w:rPr>
            </w:rPrChange>
          </w:rPr>
          <w:delText xml:space="preserve">on </w:delText>
        </w:r>
      </w:del>
      <w:del w:author="Matthew Barbour" w:date="2017-09-09T07:17:44.7304327" w:id="335419127">
        <w:r w:rsidRPr="02687CF2" w:rsidDel="329E9B0F">
          <w:rPr>
            <w:rFonts w:hAnsi="Calibri" w:eastAsia="" w:cs="Arial" w:hAnsiTheme="minorAscii" w:eastAsiaTheme="minorEastAsia" w:cstheme="minorBidi"/>
            <w:lang w:val="en-GB"/>
            <w:rPrChange w:author="Matthew Barbour" w:date="2017-09-05T10:30:55.3052397" w:id="80785502">
              <w:rPr>
                <w:rFonts w:hAnsiTheme="minorHAnsi" w:eastAsiaTheme="minorEastAsia" w:cstheme="minorBidi"/>
                <w:lang w:val="en-GB"/>
              </w:rPr>
            </w:rPrChange>
          </w:rPr>
          <w:delText xml:space="preserve">a</w:delText>
        </w:r>
      </w:del>
      <w:r w:rsidRPr="02687CF2">
        <w:rPr>
          <w:rFonts w:hAnsi="Calibri" w:eastAsia="" w:cs="Arial" w:hAnsiTheme="minorAscii" w:eastAsiaTheme="minorEastAsia" w:cstheme="minorBidi"/>
          <w:lang w:val="en-GB"/>
          <w:rPrChange w:author="Matthew Barbour" w:date="2017-09-05T10:30:55.3052397" w:id="1957012134">
            <w:rPr>
              <w:rFonts w:hAnsiTheme="minorHAnsi" w:eastAsiaTheme="minorEastAsia" w:cstheme="minorBidi"/>
              <w:lang w:val="en-GB"/>
            </w:rPr>
          </w:rPrChange>
        </w:rPr>
        <w:t xml:space="preserve"> functional </w:t>
      </w:r>
      <w:ins w:author="Matthew Barbour" w:date="2017-09-08T13:31:40.7933383" w:id="84799235">
        <w:r w:rsidRPr="02687CF2" w:rsidR="225EDBA0">
          <w:rPr>
            <w:rFonts w:hAnsi="Calibri" w:eastAsia="" w:cs="Arial" w:hAnsiTheme="minorAscii" w:eastAsiaTheme="minorEastAsia" w:cstheme="minorBidi"/>
            <w:lang w:val="en-GB"/>
            <w:rPrChange w:author="Matthew Barbour" w:date="2017-09-05T10:30:55.3052397" w:id="602929868">
              <w:rPr>
                <w:rFonts w:hAnsiTheme="minorHAnsi" w:eastAsiaTheme="minorEastAsia" w:cstheme="minorBidi"/>
                <w:lang w:val="en-GB"/>
              </w:rPr>
            </w:rPrChange>
          </w:rPr>
          <w:t xml:space="preserve">trait </w:t>
        </w:r>
      </w:ins>
      <w:ins w:author="Matthew Barbour" w:date="2017-09-09T08:10:59.7727288" w:id="1265238336">
        <w:r w:rsidRPr="02687CF2" w:rsidR="6B5A2DA0">
          <w:rPr>
            <w:rFonts w:hAnsi="Calibri" w:eastAsia="" w:cs="Arial" w:hAnsiTheme="minorAscii" w:eastAsiaTheme="minorEastAsia" w:cstheme="minorBidi"/>
            <w:lang w:val="en-GB"/>
            <w:rPrChange w:author="Matthew Barbour" w:date="2017-09-05T10:30:55.3052397" w:id="391657714">
              <w:rPr>
                <w:rFonts w:hAnsiTheme="minorHAnsi" w:eastAsiaTheme="minorEastAsia" w:cstheme="minorBidi"/>
                <w:lang w:val="en-GB"/>
              </w:rPr>
            </w:rPrChange>
          </w:rPr>
          <w:t>model</w:t>
        </w:r>
        <w:r w:rsidRPr="02687CF2" w:rsidR="225EDBA0">
          <w:rPr>
            <w:rFonts w:hAnsi="Calibri" w:eastAsia="" w:cs="Arial" w:hAnsiTheme="minorAscii" w:eastAsiaTheme="minorEastAsia" w:cstheme="minorBidi"/>
            <w:lang w:val="en-GB"/>
            <w:rPrChange w:author="Matthew Barbour" w:date="2017-09-05T10:30:55.3052397" w:id="435851627">
              <w:rPr>
                <w:rFonts w:hAnsiTheme="minorHAnsi" w:eastAsiaTheme="minorEastAsia" w:cstheme="minorBidi"/>
                <w:lang w:val="en-GB"/>
              </w:rPr>
            </w:rPrChange>
          </w:rPr>
          <w:t xml:space="preserve"> </w:t>
        </w:r>
      </w:ins>
      <w:ins w:author="Matthew Barbour" w:date="2017-09-08T13:32:41.3773205" w:id="856656197">
        <w:r w:rsidRPr="02687CF2" w:rsidR="6B0FB441">
          <w:rPr>
            <w:rFonts w:hAnsi="Calibri" w:eastAsia="" w:cs="Arial" w:hAnsiTheme="minorAscii" w:eastAsiaTheme="minorEastAsia" w:cstheme="minorBidi"/>
            <w:lang w:val="en-GB"/>
            <w:rPrChange w:author="Matthew Barbour" w:date="2017-09-05T10:30:55.3052397" w:id="797203977">
              <w:rPr>
                <w:rFonts w:hAnsiTheme="minorHAnsi" w:eastAsiaTheme="minorEastAsia" w:cstheme="minorBidi"/>
                <w:lang w:val="en-GB"/>
              </w:rPr>
            </w:rPrChange>
          </w:rPr>
          <w:t xml:space="preserve">predicts that increasing </w:t>
        </w:r>
      </w:ins>
      <w:ins w:author="Matthew Barbour" w:date="2017-09-08T14:15:11.5871567" w:id="2048948809">
        <w:r w:rsidRPr="02687CF2" w:rsidR="572C91CD">
          <w:rPr>
            <w:rFonts w:hAnsi="Calibri" w:eastAsia="" w:cs="Arial" w:hAnsiTheme="minorAscii" w:eastAsiaTheme="minorEastAsia" w:cstheme="minorBidi"/>
            <w:lang w:val="en-GB"/>
            <w:rPrChange w:author="Matthew Barbour" w:date="2017-09-05T10:30:55.3052397" w:id="300934676">
              <w:rPr>
                <w:rFonts w:hAnsiTheme="minorHAnsi" w:eastAsiaTheme="minorEastAsia" w:cstheme="minorBidi"/>
                <w:lang w:val="en-GB"/>
              </w:rPr>
            </w:rPrChange>
          </w:rPr>
          <w:t xml:space="preserve">plant </w:t>
        </w:r>
      </w:ins>
      <w:ins w:author="Matthew Barbour" w:date="2017-09-09T08:10:59.7727288" w:id="1247963507">
        <w:r w:rsidRPr="02687CF2" w:rsidR="6B5A2DA0">
          <w:rPr>
            <w:rFonts w:hAnsi="Calibri" w:eastAsia="" w:cs="Arial" w:hAnsiTheme="minorAscii" w:eastAsiaTheme="minorEastAsia" w:cstheme="minorBidi"/>
            <w:lang w:val="en-GB"/>
            <w:rPrChange w:author="Matthew Barbour" w:date="2017-09-05T10:30:55.3052397" w:id="1851946183">
              <w:rPr>
                <w:rFonts w:hAnsiTheme="minorHAnsi" w:eastAsiaTheme="minorEastAsia" w:cstheme="minorBidi"/>
                <w:lang w:val="en-GB"/>
              </w:rPr>
            </w:rPrChange>
          </w:rPr>
          <w:t xml:space="preserve">functional</w:t>
        </w:r>
        <w:r w:rsidRPr="02687CF2" w:rsidR="329E9B0F">
          <w:rPr>
            <w:rFonts w:hAnsi="Calibri" w:eastAsia="" w:cs="Arial" w:hAnsiTheme="minorAscii" w:eastAsiaTheme="minorEastAsia" w:cstheme="minorBidi"/>
            <w:lang w:val="en-GB"/>
            <w:rPrChange w:author="Matthew Barbour" w:date="2017-09-05T10:30:55.3052397" w:id="1298555817">
              <w:rPr>
                <w:rFonts w:hAnsiTheme="minorHAnsi" w:eastAsiaTheme="minorEastAsia" w:cstheme="minorBidi"/>
                <w:lang w:val="en-GB"/>
              </w:rPr>
            </w:rPrChange>
          </w:rPr>
          <w:t xml:space="preserve"> </w:t>
        </w:r>
      </w:ins>
      <w:ins w:author="Matthew Barbour" w:date="2017-09-08T13:32:41.3773205" w:id="1496221494">
        <w:r w:rsidRPr="02687CF2" w:rsidR="6B0FB441">
          <w:rPr>
            <w:rFonts w:hAnsi="Calibri" w:eastAsia="" w:cs="Arial" w:hAnsiTheme="minorAscii" w:eastAsiaTheme="minorEastAsia" w:cstheme="minorBidi"/>
            <w:lang w:val="en-GB"/>
            <w:rPrChange w:author="Matthew Barbour" w:date="2017-09-05T10:30:55.3052397" w:id="1031683781">
              <w:rPr>
                <w:rFonts w:hAnsiTheme="minorHAnsi" w:eastAsiaTheme="minorEastAsia" w:cstheme="minorBidi"/>
                <w:lang w:val="en-GB"/>
              </w:rPr>
            </w:rPrChange>
          </w:rPr>
          <w:t>divers</w:t>
        </w:r>
      </w:ins>
      <w:ins w:author="Matthew Barbour" w:date="2017-09-08T13:33:41.4797999" w:id="1430798456">
        <w:r w:rsidRPr="02687CF2" w:rsidR="3EECBA43">
          <w:rPr>
            <w:rFonts w:hAnsi="Calibri" w:eastAsia="" w:cs="Arial" w:hAnsiTheme="minorAscii" w:eastAsiaTheme="minorEastAsia" w:cstheme="minorBidi"/>
            <w:lang w:val="en-GB"/>
            <w:rPrChange w:author="Matthew Barbour" w:date="2017-09-05T10:30:55.3052397" w:id="1074598606">
              <w:rPr>
                <w:rFonts w:hAnsiTheme="minorHAnsi" w:eastAsiaTheme="minorEastAsia" w:cstheme="minorBidi"/>
                <w:lang w:val="en-GB"/>
              </w:rPr>
            </w:rPrChange>
          </w:rPr>
          <w:t xml:space="preserve">ity </w:t>
        </w:r>
      </w:ins>
      <w:ins w:author="Matthew Barbour" w:date="2017-09-09T07:18:45.1176238" w:id="2432335">
        <w:r w:rsidRPr="02687CF2" w:rsidR="7BA8127E">
          <w:rPr>
            <w:rFonts w:hAnsi="Calibri" w:eastAsia="" w:cs="Arial" w:hAnsiTheme="minorAscii" w:eastAsiaTheme="minorEastAsia" w:cstheme="minorBidi"/>
            <w:lang w:val="en-GB"/>
            <w:rPrChange w:author="Matthew Barbour" w:date="2017-09-05T10:30:55.3052397" w:id="1636706838">
              <w:rPr>
                <w:rFonts w:hAnsiTheme="minorHAnsi" w:eastAsiaTheme="minorEastAsia" w:cstheme="minorBidi"/>
                <w:lang w:val="en-GB"/>
              </w:rPr>
            </w:rPrChange>
          </w:rPr>
          <w:t xml:space="preserve">will</w:t>
        </w:r>
        <w:r w:rsidRPr="02687CF2" w:rsidR="7BA8127E">
          <w:rPr>
            <w:rFonts w:hAnsi="Calibri" w:eastAsia="" w:cs="Arial" w:hAnsiTheme="minorAscii" w:eastAsiaTheme="minorEastAsia" w:cstheme="minorBidi"/>
            <w:lang w:val="en-GB"/>
            <w:rPrChange w:author="Matthew Barbour" w:date="2017-09-05T10:30:55.3052397" w:id="796010472">
              <w:rPr>
                <w:rFonts w:hAnsiTheme="minorHAnsi" w:eastAsiaTheme="minorEastAsia" w:cstheme="minorBidi"/>
                <w:lang w:val="en-GB"/>
              </w:rPr>
            </w:rPrChange>
          </w:rPr>
          <w:t xml:space="preserve"> </w:t>
        </w:r>
        <w:r w:rsidRPr="02687CF2" w:rsidR="3EECBA43">
          <w:rPr>
            <w:rFonts w:hAnsi="Calibri" w:eastAsia="" w:cs="Arial" w:hAnsiTheme="minorAscii" w:eastAsiaTheme="minorEastAsia" w:cstheme="minorBidi"/>
            <w:lang w:val="en-GB"/>
            <w:rPrChange w:author="Matthew Barbour" w:date="2017-09-05T10:30:55.3052397" w:id="859883941">
              <w:rPr>
                <w:rFonts w:hAnsiTheme="minorHAnsi" w:eastAsiaTheme="minorEastAsia" w:cstheme="minorBidi"/>
                <w:lang w:val="en-GB"/>
              </w:rPr>
            </w:rPrChange>
          </w:rPr>
          <w:t xml:space="preserve">enhance the modular structure of the network; however, this relationship is dampened when interacting with a </w:t>
        </w:r>
      </w:ins>
      <w:ins w:author="Matthew Barbour" w:date="2017-09-08T13:34:42.1748936" w:id="206256502">
        <w:r w:rsidRPr="02687CF2" w:rsidR="7C0ADB8D">
          <w:rPr>
            <w:rFonts w:hAnsi="Calibri" w:eastAsia="" w:cs="Arial" w:hAnsiTheme="minorAscii" w:eastAsiaTheme="minorEastAsia" w:cstheme="minorBidi"/>
            <w:lang w:val="en-GB"/>
            <w:rPrChange w:author="Matthew Barbour" w:date="2017-09-05T10:30:55.3052397" w:id="723167461">
              <w:rPr>
                <w:rFonts w:hAnsiTheme="minorHAnsi" w:eastAsiaTheme="minorEastAsia" w:cstheme="minorBidi"/>
                <w:lang w:val="en-GB"/>
              </w:rPr>
            </w:rPrChange>
          </w:rPr>
          <w:t xml:space="preserve">generalist animal community.</w:t>
        </w:r>
      </w:ins>
      <w:ins w:author="Matthew Barbour" w:date="2017-09-09T08:21:04.8347187" w:id="331843258">
        <w:r w:rsidRPr="02687CF2" w:rsidR="2B0138D6">
          <w:rPr>
            <w:rFonts w:hAnsi="Calibri" w:eastAsia="" w:cs="Arial" w:hAnsiTheme="minorAscii" w:eastAsiaTheme="minorEastAsia" w:cstheme="minorBidi"/>
            <w:lang w:val="en-GB"/>
            <w:rPrChange w:author="Matthew Barbour" w:date="2017-09-05T10:30:55.3052397" w:id="1777897186">
              <w:rPr>
                <w:rFonts w:hAnsiTheme="minorHAnsi" w:eastAsiaTheme="minorEastAsia" w:cstheme="minorBidi"/>
                <w:lang w:val="en-GB"/>
              </w:rPr>
            </w:rPrChange>
          </w:rPr>
          <w:t xml:space="preserve"> </w:t>
        </w:r>
      </w:ins>
      <w:ins w:author="Matthew Barbour" w:date="2017-09-08T13:38:43.8678641" w:id="800286686">
        <w:r w:rsidRPr="5BDADF0B" w:rsidR="5BDADF0B">
          <w:rPr>
            <w:rFonts w:hAnsi="Calibri" w:eastAsia="" w:cs="Arial" w:hAnsiTheme="minorAscii" w:eastAsiaTheme="minorEastAsia" w:cstheme="minorBidi"/>
            <w:lang w:val="en-GB"/>
            <w:rPrChange w:author="Matthew Barbour" w:date="2017-09-08T13:38:43.8678641" w:id="1219994443">
              <w:rPr/>
            </w:rPrChange>
          </w:rPr>
          <w:t xml:space="preserve">Importantly, our model offers testable predictions that can </w:t>
        </w:r>
        <w:r w:rsidRPr="5BDADF0B" w:rsidR="5BDADF0B">
          <w:rPr>
            <w:rFonts w:hAnsi="Calibri" w:eastAsia="" w:cs="Arial" w:hAnsiTheme="minorAscii" w:eastAsiaTheme="minorEastAsia" w:cstheme="minorBidi"/>
            <w:lang w:val="en-GB"/>
            <w:rPrChange w:author="Matthew Barbour" w:date="2017-09-08T13:38:43.8678641" w:id="1281841153">
              <w:rPr/>
            </w:rPrChange>
          </w:rPr>
          <w:t xml:space="preserve">be acquired </w:t>
        </w:r>
      </w:ins>
      <w:ins w:author="Matthew Barbour" w:date="2017-09-08T13:48:49.3593782" w:id="2099552173">
        <w:r w:rsidRPr="5BDADF0B" w:rsidR="5268EDAC">
          <w:rPr>
            <w:rFonts w:hAnsi="Calibri" w:eastAsia="" w:cs="Arial" w:hAnsiTheme="minorAscii" w:eastAsiaTheme="minorEastAsia" w:cstheme="minorBidi"/>
            <w:lang w:val="en-GB"/>
            <w:rPrChange w:author="Matthew Barbour" w:date="2017-09-08T13:38:43.8678641" w:id="1119063504">
              <w:rPr/>
            </w:rPrChange>
          </w:rPr>
          <w:t xml:space="preserve">readily </w:t>
        </w:r>
      </w:ins>
      <w:ins w:author="Matthew Barbour" w:date="2017-09-08T13:38:43.8678641" w:id="430201057">
        <w:r w:rsidRPr="5BDADF0B" w:rsidR="5BDADF0B">
          <w:rPr>
            <w:rFonts w:hAnsi="Calibri" w:eastAsia="" w:cs="Arial" w:hAnsiTheme="minorAscii" w:eastAsiaTheme="minorEastAsia" w:cstheme="minorBidi"/>
            <w:lang w:val="en-GB"/>
            <w:rPrChange w:author="Matthew Barbour" w:date="2017-09-08T13:38:43.8678641" w:id="1224045712">
              <w:rPr/>
            </w:rPrChange>
          </w:rPr>
          <w:t>from empirical</w:t>
        </w:r>
        <w:r w:rsidRPr="5BDADF0B" w:rsidR="5BDADF0B">
          <w:rPr>
            <w:rFonts w:hAnsi="Calibri" w:eastAsia="" w:cs="Arial" w:hAnsiTheme="minorAscii" w:eastAsiaTheme="minorEastAsia" w:cstheme="minorBidi"/>
            <w:lang w:val="en-GB"/>
            <w:rPrChange w:author="Matthew Barbour" w:date="2017-09-08T13:38:43.8678641" w:id="451699824">
              <w:rPr/>
            </w:rPrChange>
          </w:rPr>
          <w:t xml:space="preserve"> data. </w:t>
        </w:r>
      </w:ins>
      <w:ins w:author="Matthew Barbour" w:date="2017-09-09T08:28:08.2368958" w:id="1743941940">
        <w:r w:rsidRPr="4AFE2B99" w:rsidR="4AFE2B99">
          <w:rPr>
            <w:rFonts w:hAnsi="Calibri" w:eastAsia="" w:cs="Arial" w:hAnsiTheme="minorAscii" w:eastAsiaTheme="minorEastAsia" w:cstheme="minorBidi"/>
            <w:lang w:val="en-GB"/>
            <w:rPrChange w:author="Matthew Barbour" w:date="2017-09-09T08:28:08.2368958" w:id="540205726">
              <w:rPr/>
            </w:rPrChange>
          </w:rPr>
          <w:t>G</w:t>
        </w:r>
        <w:r w:rsidRPr="4AFE2B99" w:rsidR="4AFE2B99">
          <w:rPr>
            <w:rFonts w:hAnsi="Calibri" w:eastAsia="" w:cs="Arial" w:hAnsiTheme="minorAscii" w:eastAsiaTheme="minorEastAsia" w:cstheme="minorBidi"/>
            <w:lang w:val="en-GB"/>
            <w:rPrChange w:author="Matthew Barbour" w:date="2017-09-09T08:28:08.2368958" w:id="894463770">
              <w:rPr/>
            </w:rPrChange>
          </w:rPr>
          <w:t xml:space="preserve">iven the theoretical relationships between </w:t>
        </w:r>
        <w:r w:rsidRPr="4AFE2B99" w:rsidR="4AFE2B99">
          <w:rPr>
            <w:rFonts w:hAnsi="Calibri" w:eastAsia="" w:cs="Arial" w:hAnsiTheme="minorAscii" w:eastAsiaTheme="minorEastAsia" w:cstheme="minorBidi"/>
            <w:lang w:val="en-GB"/>
            <w:rPrChange w:author="Matthew Barbour" w:date="2017-09-09T08:28:08.2368958" w:id="1794720586">
              <w:rPr/>
            </w:rPrChange>
          </w:rPr>
          <w:t xml:space="preserve">network </w:t>
        </w:r>
        <w:r w:rsidRPr="4AFE2B99" w:rsidR="4AFE2B99">
          <w:rPr>
            <w:rFonts w:hAnsi="Calibri" w:eastAsia="" w:cs="Arial" w:hAnsiTheme="minorAscii" w:eastAsiaTheme="minorEastAsia" w:cstheme="minorBidi"/>
            <w:lang w:val="en-GB"/>
            <w:rPrChange w:author="Matthew Barbour" w:date="2017-09-09T08:28:08.2368958" w:id="33030243">
              <w:rPr/>
            </w:rPrChange>
          </w:rPr>
          <w:t xml:space="preserve">structure and stability, our model </w:t>
        </w:r>
        <w:r w:rsidRPr="4AFE2B99" w:rsidR="4AFE2B99">
          <w:rPr>
            <w:rFonts w:hAnsi="Calibri" w:eastAsia="" w:cs="Arial" w:hAnsiTheme="minorAscii" w:eastAsiaTheme="minorEastAsia" w:cstheme="minorBidi"/>
            <w:lang w:val="en-GB"/>
            <w:rPrChange w:author="Matthew Barbour" w:date="2017-09-09T08:28:08.2368958" w:id="796206813">
              <w:rPr/>
            </w:rPrChange>
          </w:rPr>
          <w:t>implie</w:t>
        </w:r>
        <w:r w:rsidRPr="4AFE2B99" w:rsidR="4AFE2B99">
          <w:rPr>
            <w:rFonts w:hAnsi="Calibri" w:eastAsia="" w:cs="Arial" w:hAnsiTheme="minorAscii" w:eastAsiaTheme="minorEastAsia" w:cstheme="minorBidi"/>
            <w:lang w:val="en-GB"/>
            <w:rPrChange w:author="Matthew Barbour" w:date="2017-09-09T08:28:08.2368958" w:id="1090223359">
              <w:rPr/>
            </w:rPrChange>
          </w:rPr>
          <w:t xml:space="preserve">s that plant </w:t>
        </w:r>
        <w:r w:rsidRPr="4AFE2B99" w:rsidR="4AFE2B99">
          <w:rPr>
            <w:rFonts w:hAnsi="Calibri" w:eastAsia="" w:cs="Arial" w:hAnsiTheme="minorAscii" w:eastAsiaTheme="minorEastAsia" w:cstheme="minorBidi"/>
            <w:lang w:val="en-GB"/>
            <w:rPrChange w:author="Matthew Barbour" w:date="2017-09-09T08:28:08.2368958" w:id="312110376">
              <w:rPr/>
            </w:rPrChange>
          </w:rPr>
          <w:t>trait</w:t>
        </w:r>
        <w:r w:rsidRPr="4AFE2B99" w:rsidR="4AFE2B99">
          <w:rPr>
            <w:rFonts w:hAnsi="Calibri" w:eastAsia="" w:cs="Arial" w:hAnsiTheme="minorAscii" w:eastAsiaTheme="minorEastAsia" w:cstheme="minorBidi"/>
            <w:lang w:val="en-GB"/>
            <w:rPrChange w:author="Matthew Barbour" w:date="2017-09-09T08:28:08.2368958" w:id="1571136849">
              <w:rPr/>
            </w:rPrChange>
          </w:rPr>
          <w:t xml:space="preserve"> </w:t>
        </w:r>
        <w:r w:rsidRPr="4AFE2B99" w:rsidR="4AFE2B99">
          <w:rPr>
            <w:rFonts w:hAnsi="Calibri" w:eastAsia="" w:cs="Arial" w:hAnsiTheme="minorAscii" w:eastAsiaTheme="minorEastAsia" w:cstheme="minorBidi"/>
            <w:lang w:val="en-GB"/>
            <w:rPrChange w:author="Matthew Barbour" w:date="2017-09-09T08:28:08.2368958" w:id="730555553">
              <w:rPr/>
            </w:rPrChange>
          </w:rPr>
          <w:t xml:space="preserve">diversity </w:t>
        </w:r>
        <w:r w:rsidRPr="4AFE2B99" w:rsidR="4AFE2B99">
          <w:rPr>
            <w:rFonts w:hAnsi="Calibri" w:eastAsia="" w:cs="Arial" w:hAnsiTheme="minorAscii" w:eastAsiaTheme="minorEastAsia" w:cstheme="minorBidi"/>
            <w:lang w:val="en-GB"/>
            <w:rPrChange w:author="Matthew Barbour" w:date="2017-09-09T08:28:08.2368958" w:id="824944143">
              <w:rPr/>
            </w:rPrChange>
          </w:rPr>
          <w:t xml:space="preserve">could </w:t>
        </w:r>
        <w:r w:rsidRPr="4AFE2B99" w:rsidR="4AFE2B99">
          <w:rPr>
            <w:rFonts w:hAnsi="Calibri" w:eastAsia="" w:cs="Arial" w:hAnsiTheme="minorAscii" w:eastAsiaTheme="minorEastAsia" w:cstheme="minorBidi"/>
            <w:lang w:val="en-GB"/>
            <w:rPrChange w:author="Matthew Barbour" w:date="2017-09-09T08:28:08.2368958" w:id="890612023">
              <w:rPr/>
            </w:rPrChange>
          </w:rPr>
          <w:t>stabilize</w:t>
        </w:r>
        <w:r w:rsidRPr="4AFE2B99" w:rsidR="4AFE2B99">
          <w:rPr>
            <w:rFonts w:hAnsi="Calibri" w:eastAsia="" w:cs="Arial" w:hAnsiTheme="minorAscii" w:eastAsiaTheme="minorEastAsia" w:cstheme="minorBidi"/>
            <w:lang w:val="en-GB"/>
            <w:rPrChange w:author="Matthew Barbour" w:date="2017-09-09T08:28:08.2368958" w:id="1038176646">
              <w:rPr/>
            </w:rPrChange>
          </w:rPr>
          <w:t xml:space="preserve"> plant-herbivore </w:t>
        </w:r>
        <w:r w:rsidRPr="4AFE2B99" w:rsidR="4AFE2B99">
          <w:rPr>
            <w:rFonts w:hAnsi="Calibri" w:eastAsia="" w:cs="Arial" w:hAnsiTheme="minorAscii" w:eastAsiaTheme="minorEastAsia" w:cstheme="minorBidi"/>
            <w:lang w:val="en-GB"/>
            <w:rPrChange w:author="Matthew Barbour" w:date="2017-09-09T08:28:08.2368958" w:id="459648810">
              <w:rPr/>
            </w:rPrChange>
          </w:rPr>
          <w:t>network</w:t>
        </w:r>
        <w:r w:rsidRPr="4AFE2B99" w:rsidR="4AFE2B99">
          <w:rPr>
            <w:rFonts w:hAnsi="Calibri" w:eastAsia="" w:cs="Arial" w:hAnsiTheme="minorAscii" w:eastAsiaTheme="minorEastAsia" w:cstheme="minorBidi"/>
            <w:lang w:val="en-GB"/>
            <w:rPrChange w:author="Matthew Barbour" w:date="2017-09-09T08:28:08.2368958" w:id="1916612527">
              <w:rPr/>
            </w:rPrChange>
          </w:rPr>
          <w:t>s</w:t>
        </w:r>
        <w:r w:rsidRPr="4AFE2B99" w:rsidR="4AFE2B99">
          <w:rPr>
            <w:rFonts w:hAnsi="Calibri" w:eastAsia="" w:cs="Arial" w:hAnsiTheme="minorAscii" w:eastAsiaTheme="minorEastAsia" w:cstheme="minorBidi"/>
            <w:lang w:val="en-GB"/>
            <w:rPrChange w:author="Matthew Barbour" w:date="2017-09-09T08:28:08.2368958" w:id="624303554">
              <w:rPr/>
            </w:rPrChange>
          </w:rPr>
          <w:t xml:space="preserve">, but </w:t>
        </w:r>
        <w:r w:rsidRPr="4AFE2B99" w:rsidR="4AFE2B99">
          <w:rPr>
            <w:rFonts w:hAnsi="Calibri" w:eastAsia="" w:cs="Arial" w:hAnsiTheme="minorAscii" w:eastAsiaTheme="minorEastAsia" w:cstheme="minorBidi"/>
            <w:lang w:val="en-GB"/>
            <w:rPrChange w:author="Matthew Barbour" w:date="2017-09-09T08:28:08.2368958" w:id="431552493">
              <w:rPr/>
            </w:rPrChange>
          </w:rPr>
          <w:t>has the potential to</w:t>
        </w:r>
        <w:r w:rsidRPr="4AFE2B99" w:rsidR="4AFE2B99">
          <w:rPr>
            <w:rFonts w:hAnsi="Calibri" w:eastAsia="" w:cs="Arial" w:hAnsiTheme="minorAscii" w:eastAsiaTheme="minorEastAsia" w:cstheme="minorBidi"/>
            <w:lang w:val="en-GB"/>
            <w:rPrChange w:author="Matthew Barbour" w:date="2017-09-09T08:28:08.2368958" w:id="957313996">
              <w:rPr/>
            </w:rPrChange>
          </w:rPr>
          <w:t xml:space="preserve"> </w:t>
        </w:r>
        <w:r w:rsidRPr="4AFE2B99" w:rsidR="4AFE2B99">
          <w:rPr>
            <w:rFonts w:hAnsi="Calibri" w:eastAsia="" w:cs="Arial" w:hAnsiTheme="minorAscii" w:eastAsiaTheme="minorEastAsia" w:cstheme="minorBidi"/>
            <w:lang w:val="en-GB"/>
            <w:rPrChange w:author="Matthew Barbour" w:date="2017-09-09T08:28:08.2368958" w:id="1556313843">
              <w:rPr/>
            </w:rPrChange>
          </w:rPr>
          <w:t>destabilize</w:t>
        </w:r>
        <w:r w:rsidRPr="4AFE2B99" w:rsidR="4AFE2B99">
          <w:rPr>
            <w:rFonts w:hAnsi="Calibri" w:eastAsia="" w:cs="Arial" w:hAnsiTheme="minorAscii" w:eastAsiaTheme="minorEastAsia" w:cstheme="minorBidi"/>
            <w:lang w:val="en-GB"/>
            <w:rPrChange w:author="Matthew Barbour" w:date="2017-09-09T08:28:08.2368958" w:id="70283732">
              <w:rPr/>
            </w:rPrChange>
          </w:rPr>
          <w:t xml:space="preserve"> </w:t>
        </w:r>
        <w:r w:rsidRPr="4AFE2B99" w:rsidR="4AFE2B99">
          <w:rPr>
            <w:rFonts w:hAnsi="Calibri" w:eastAsia="" w:cs="Arial" w:hAnsiTheme="minorAscii" w:eastAsiaTheme="minorEastAsia" w:cstheme="minorBidi"/>
            <w:lang w:val="en-GB"/>
            <w:rPrChange w:author="Matthew Barbour" w:date="2017-09-09T08:28:08.2368958" w:id="1727067906">
              <w:rPr/>
            </w:rPrChange>
          </w:rPr>
          <w:t xml:space="preserve">networks of </w:t>
        </w:r>
        <w:r w:rsidRPr="4AFE2B99" w:rsidR="4AFE2B99">
          <w:rPr>
            <w:rFonts w:hAnsi="Calibri" w:eastAsia="" w:cs="Arial" w:hAnsiTheme="minorAscii" w:eastAsiaTheme="minorEastAsia" w:cstheme="minorBidi"/>
            <w:lang w:val="en-GB"/>
            <w:rPrChange w:author="Matthew Barbour" w:date="2017-09-09T08:28:08.2368958" w:id="1213998437">
              <w:rPr/>
            </w:rPrChange>
          </w:rPr>
          <w:t>mutualistic interaction</w:t>
        </w:r>
        <w:r w:rsidRPr="4AFE2B99" w:rsidR="4AFE2B99">
          <w:rPr>
            <w:rFonts w:hAnsi="Calibri" w:eastAsia="" w:cs="Arial" w:hAnsiTheme="minorAscii" w:eastAsiaTheme="minorEastAsia" w:cstheme="minorBidi"/>
            <w:lang w:val="en-GB"/>
            <w:rPrChange w:author="Matthew Barbour" w:date="2017-09-09T08:28:08.2368958" w:id="681735898">
              <w:rPr/>
            </w:rPrChange>
          </w:rPr>
          <w:t>s</w:t>
        </w:r>
        <w:r w:rsidRPr="4AFE2B99" w:rsidR="4AFE2B99">
          <w:rPr>
            <w:rFonts w:hAnsi="Calibri" w:eastAsia="" w:cs="Arial" w:hAnsiTheme="minorAscii" w:eastAsiaTheme="minorEastAsia" w:cstheme="minorBidi"/>
            <w:lang w:val="en-GB"/>
            <w:rPrChange w:author="Matthew Barbour" w:date="2017-09-09T08:28:08.2368958" w:id="954299748">
              <w:rPr/>
            </w:rPrChange>
          </w:rPr>
          <w:t xml:space="preserve"> by eroding their nested architecture</w:t>
        </w:r>
        <w:r w:rsidRPr="4AFE2B99" w:rsidR="4AFE2B99">
          <w:rPr>
            <w:rFonts w:hAnsi="Calibri" w:eastAsia="" w:cs="Arial" w:hAnsiTheme="minorAscii" w:eastAsiaTheme="minorEastAsia" w:cstheme="minorBidi"/>
            <w:lang w:val="en-GB"/>
            <w:rPrChange w:author="Matthew Barbour" w:date="2017-09-09T08:28:08.2368958" w:id="1669319924">
              <w:rPr/>
            </w:rPrChange>
          </w:rPr>
          <w:t>.</w:t>
        </w:r>
      </w:ins>
      <w:ins w:author="Matthew Barbour" w:date="2017-09-09T08:30:08.5969654" w:id="2140877934">
        <w:r w:rsidRPr="4AFE2B99" w:rsidR="2528C328">
          <w:rPr>
            <w:rFonts w:hAnsi="Calibri" w:eastAsia="" w:cs="Arial" w:hAnsiTheme="minorAscii" w:eastAsiaTheme="minorEastAsia" w:cstheme="minorBidi"/>
            <w:lang w:val="en-GB"/>
            <w:rPrChange w:author="Matthew Barbour" w:date="2017-09-09T08:28:08.2368958" w:id="1858649939">
              <w:rPr/>
            </w:rPrChange>
          </w:rPr>
          <w:t xml:space="preserve"> </w:t>
        </w:r>
      </w:ins>
      <w:ins w:author="Matthew Barbour" w:date="2017-09-09T08:31:09.1690362" w:id="1599188119">
        <w:r w:rsidRPr="4AFE2B99" w:rsidR="0A6ED1B4">
          <w:rPr>
            <w:rFonts w:hAnsi="Calibri" w:eastAsia="" w:cs="Arial" w:hAnsiTheme="minorAscii" w:eastAsiaTheme="minorEastAsia" w:cstheme="minorBidi"/>
            <w:lang w:val="en-GB"/>
            <w:rPrChange w:author="Matthew Barbour" w:date="2017-09-09T08:28:08.2368958" w:id="1546719967">
              <w:rPr/>
            </w:rPrChange>
          </w:rPr>
          <w:t xml:space="preserve">If we want to predict how the loss of biodiversity will affect the stability of ecosystem services that humans rely </w:t>
        </w:r>
      </w:ins>
      <w:ins w:author="Matthew Barbour" w:date="2017-09-09T08:32:09.6313756" w:id="57551598">
        <w:r w:rsidRPr="4AFE2B99" w:rsidR="0B87C30D">
          <w:rPr>
            <w:rFonts w:hAnsi="Calibri" w:eastAsia="" w:cs="Arial" w:hAnsiTheme="minorAscii" w:eastAsiaTheme="minorEastAsia" w:cstheme="minorBidi"/>
            <w:lang w:val="en-GB"/>
            <w:rPrChange w:author="Matthew Barbour" w:date="2017-09-09T08:28:08.2368958" w:id="1503019028">
              <w:rPr/>
            </w:rPrChange>
          </w:rPr>
          <w:t xml:space="preserve">upon, then f</w:t>
        </w:r>
      </w:ins>
      <w:ins w:author="Matthew Barbour" w:date="2017-09-09T08:30:08.5969654" w:id="1094906889">
        <w:r w:rsidRPr="4AFE2B99" w:rsidR="2528C328">
          <w:rPr>
            <w:rFonts w:hAnsi="Calibri" w:eastAsia="" w:cs="Arial" w:hAnsiTheme="minorAscii" w:eastAsiaTheme="minorEastAsia" w:cstheme="minorBidi"/>
            <w:lang w:val="en-GB"/>
            <w:rPrChange w:author="Matthew Barbour" w:date="2017-09-09T08:28:08.2368958" w:id="834230012">
              <w:rPr/>
            </w:rPrChange>
          </w:rPr>
          <w:t xml:space="preserve">uture work needs to continue to </w:t>
        </w:r>
      </w:ins>
      <w:ins w:author="Matthew Barbour" w:date="2017-09-09T08:32:09.6313756" w:id="561831940">
        <w:r w:rsidRPr="4AFE2B99" w:rsidR="0B87C30D">
          <w:rPr>
            <w:rFonts w:hAnsi="Calibri" w:eastAsia="" w:cs="Arial" w:hAnsiTheme="minorAscii" w:eastAsiaTheme="minorEastAsia" w:cstheme="minorBidi"/>
            <w:lang w:val="en-GB"/>
            <w:rPrChange w:author="Matthew Barbour" w:date="2017-09-09T08:28:08.2368958" w:id="1262229581">
              <w:rPr/>
            </w:rPrChange>
          </w:rPr>
          <w:t xml:space="preserve">understand</w:t>
        </w:r>
      </w:ins>
      <w:ins w:author="Matthew Barbour" w:date="2017-09-09T08:31:09.1690362" w:id="68975427">
        <w:r w:rsidRPr="4AFE2B99" w:rsidR="0A6ED1B4">
          <w:rPr>
            <w:rFonts w:hAnsi="Calibri" w:eastAsia="" w:cs="Arial" w:hAnsiTheme="minorAscii" w:eastAsiaTheme="minorEastAsia" w:cstheme="minorBidi"/>
            <w:lang w:val="en-GB"/>
            <w:rPrChange w:author="Matthew Barbour" w:date="2017-09-09T08:28:08.2368958" w:id="383742420">
              <w:rPr/>
            </w:rPrChange>
          </w:rPr>
          <w:t xml:space="preserve"> </w:t>
        </w:r>
        <w:r w:rsidRPr="4AFE2B99" w:rsidR="0A6ED1B4">
          <w:rPr>
            <w:rFonts w:hAnsi="Calibri" w:eastAsia="" w:cs="Arial" w:hAnsiTheme="minorAscii" w:eastAsiaTheme="minorEastAsia" w:cstheme="minorBidi"/>
            <w:lang w:val="en-GB"/>
            <w:rPrChange w:author="Matthew Barbour" w:date="2017-09-09T08:28:08.2368958" w:id="2052521439">
              <w:rPr/>
            </w:rPrChange>
          </w:rPr>
          <w:t xml:space="preserve">the </w:t>
        </w:r>
      </w:ins>
      <w:ins w:author="Matthew Barbour" w:date="2017-09-09T08:32:09.6313756" w:id="448066078">
        <w:r w:rsidRPr="4AFE2B99" w:rsidR="0B87C30D">
          <w:rPr>
            <w:rFonts w:hAnsi="Calibri" w:eastAsia="" w:cs="Arial" w:hAnsiTheme="minorAscii" w:eastAsiaTheme="minorEastAsia" w:cstheme="minorBidi"/>
            <w:lang w:val="en-GB"/>
            <w:rPrChange w:author="Matthew Barbour" w:date="2017-09-09T08:28:08.2368958" w:id="433559776">
              <w:rPr/>
            </w:rPrChange>
          </w:rPr>
          <w:t xml:space="preserve">relationship</w:t>
        </w:r>
      </w:ins>
      <w:ins w:author="Matthew Barbour" w:date="2017-09-09T08:31:09.1690362" w:id="555088429">
        <w:r w:rsidRPr="4AFE2B99" w:rsidR="0A6ED1B4">
          <w:rPr>
            <w:rFonts w:hAnsi="Calibri" w:eastAsia="" w:cs="Arial" w:hAnsiTheme="minorAscii" w:eastAsiaTheme="minorEastAsia" w:cstheme="minorBidi"/>
            <w:lang w:val="en-GB"/>
            <w:rPrChange w:author="Matthew Barbour" w:date="2017-09-09T08:28:08.2368958" w:id="1417376790">
              <w:rPr/>
            </w:rPrChange>
          </w:rPr>
          <w:t xml:space="preserve"> </w:t>
        </w:r>
        <w:r w:rsidRPr="4AFE2B99" w:rsidR="0A6ED1B4">
          <w:rPr>
            <w:rFonts w:hAnsi="Calibri" w:eastAsia="" w:cs="Arial" w:hAnsiTheme="minorAscii" w:eastAsiaTheme="minorEastAsia" w:cstheme="minorBidi"/>
            <w:lang w:val="en-GB"/>
            <w:rPrChange w:author="Matthew Barbour" w:date="2017-09-09T08:28:08.2368958" w:id="1998670278">
              <w:rPr/>
            </w:rPrChange>
          </w:rPr>
          <w:t xml:space="preserve">between diversity, network structure, and ecosystem stability</w:t>
        </w:r>
      </w:ins>
    </w:p>
    <w:p w:rsidRPr="00B11F54" w:rsidR="7B17E151" w:rsidDel="0B87C30D" w:rsidP="26F13325" w:rsidRDefault="009B2AAA" w14:paraId="2BC5FB28" w14:noSpellErr="1" w14:textId="084FB86D">
      <w:pPr>
        <w:pStyle w:val="Normal"/>
        <w:jc w:val="both"/>
        <w:rPr>
          <w:del w:author="Matthew Barbour" w:date="2017-09-09T08:32:09.6313756" w:id="746862866"/>
        </w:rPr>
        <w:pPrChange w:author="Matthew Barbour" w:date="2017-09-09T08:12:00.5268613" w:id="232179851">
          <w:pPr>
            <w:jc w:val="both"/>
          </w:pPr>
        </w:pPrChange>
        <w:rPr/>
      </w:pPr>
      <w:del w:author="Matthew Barbour" w:date="2017-09-08T13:38:43.8678641" w:id="1854643378">
        <w:r w:rsidRPr="02687CF2" w:rsidDel="5BDADF0B">
          <w:rPr>
            <w:rFonts w:hAnsi="Calibri" w:eastAsia="" w:cs="Arial" w:hAnsiTheme="minorAscii" w:eastAsiaTheme="minorEastAsia" w:cstheme="minorBidi"/>
            <w:lang w:val="en-GB"/>
            <w:rPrChange w:author="Matthew Barbour" w:date="2017-09-05T10:30:55.3052397" w:id="397470362">
              <w:rPr>
                <w:rFonts w:hAnsiTheme="minorHAnsi" w:eastAsiaTheme="minorEastAsia" w:cstheme="minorBidi"/>
                <w:lang w:val="en-GB"/>
              </w:rPr>
            </w:rPrChange>
          </w:rPr>
          <w:delText>diversity</w:delText>
        </w:r>
        <w:r w:rsidRPr="02687CF2" w:rsidDel="5BDADF0B">
          <w:rPr>
            <w:rFonts w:hAnsi="Calibri" w:eastAsia="" w:cs="Arial" w:hAnsiTheme="minorAscii" w:eastAsiaTheme="minorEastAsia" w:cstheme="minorBidi"/>
            <w:lang w:val="en-GB"/>
            <w:rPrChange w:author="Matthew Barbour" w:date="2017-09-05T10:30:55.3052397" w:id="1261666913">
              <w:rPr>
                <w:rFonts w:hAnsiTheme="minorHAnsi" w:eastAsiaTheme="minorEastAsia" w:cstheme="minorBidi"/>
                <w:lang w:val="en-GB"/>
              </w:rPr>
            </w:rPrChange>
          </w:rPr>
          <w:delText xml:space="preserve"> approach whereby looking at key traits – in this case specialist or generalist animals, and using plant function traits to define different types of communities. We suggest that the architecture of these interactions is an emergent property of community types</w:delText>
        </w:r>
        <w:r w:rsidRPr="02687CF2" w:rsidDel="5BDADF0B" w:rsidR="00AA7D29">
          <w:rPr>
            <w:rFonts w:hAnsi="Calibri" w:eastAsia="" w:cs="Arial" w:hAnsiTheme="minorAscii" w:eastAsiaTheme="minorEastAsia" w:cstheme="minorBidi"/>
            <w:lang w:val="en-GB"/>
            <w:rPrChange w:author="Matthew Barbour" w:date="2017-09-05T10:30:55.3052397" w:id="2041912724">
              <w:rPr>
                <w:rFonts w:hAnsiTheme="minorHAnsi" w:eastAsiaTheme="minorEastAsia" w:cstheme="minorBidi"/>
                <w:lang w:val="en-GB"/>
              </w:rPr>
            </w:rPrChange>
          </w:rPr>
          <w:delText xml:space="preserve"> based on </w:delText>
        </w:r>
        <w:r w:rsidRPr="02687CF2" w:rsidDel="5BDADF0B" w:rsidR="00AA7D29">
          <w:rPr>
            <w:rFonts w:hAnsi="Calibri" w:eastAsia="" w:cs="Arial" w:hAnsiTheme="minorAscii" w:eastAsiaTheme="minorEastAsia" w:cstheme="minorBidi"/>
            <w:lang w:val="en-GB"/>
            <w:rPrChange w:author="Matthew Barbour" w:date="2017-09-05T10:30:55.3052397" w:id="341080235">
              <w:rPr>
                <w:rFonts w:hAnsiTheme="minorHAnsi" w:eastAsiaTheme="minorEastAsia" w:cstheme="minorBidi"/>
                <w:lang w:val="en-GB"/>
              </w:rPr>
            </w:rPrChange>
          </w:rPr>
          <w:delText xml:space="preserve">a community functional trait</w:delText>
        </w:r>
        <w:r w:rsidRPr="02687CF2" w:rsidDel="5BDADF0B" w:rsidR="00B07B3E">
          <w:rPr>
            <w:rFonts w:hAnsi="Calibri" w:eastAsia="" w:cs="Arial" w:hAnsiTheme="minorAscii" w:eastAsiaTheme="minorEastAsia" w:cstheme="minorBidi"/>
            <w:lang w:val="en-GB"/>
            <w:rPrChange w:author="Matthew Barbour" w:date="2017-09-05T10:30:55.3052397" w:id="369037398">
              <w:rPr>
                <w:rFonts w:hAnsiTheme="minorHAnsi" w:eastAsiaTheme="minorEastAsia" w:cstheme="minorBidi"/>
                <w:lang w:val="en-GB"/>
              </w:rPr>
            </w:rPrChange>
          </w:rPr>
          <w:delText>s</w:delText>
        </w:r>
        <w:r w:rsidRPr="02687CF2" w:rsidDel="5BDADF0B">
          <w:rPr>
            <w:rFonts w:hAnsi="Calibri" w:eastAsia="" w:cs="Arial" w:hAnsiTheme="minorAscii" w:eastAsiaTheme="minorEastAsia" w:cstheme="minorBidi"/>
            <w:lang w:val="en-GB"/>
            <w:rPrChange w:author="Matthew Barbour" w:date="2017-09-05T10:30:55.3052397" w:id="803256281">
              <w:rPr>
                <w:rFonts w:hAnsiTheme="minorHAnsi" w:eastAsiaTheme="minorEastAsia" w:cstheme="minorBidi"/>
                <w:lang w:val="en-GB"/>
              </w:rPr>
            </w:rPrChange>
          </w:rPr>
          <w:delText xml:space="preserve">. </w:delText>
        </w:r>
        <w:r w:rsidRPr="02687CF2" w:rsidDel="5BDADF0B" w:rsidR="008A5D6A">
          <w:rPr>
            <w:rFonts w:hAnsi="Calibri" w:eastAsia="" w:cs="Arial" w:hAnsiTheme="minorAscii" w:eastAsiaTheme="minorEastAsia" w:cstheme="minorBidi"/>
            <w:lang w:val="en-GB"/>
            <w:rPrChange w:author="Matthew Barbour" w:date="2017-09-05T10:30:55.3052397" w:id="1642642914">
              <w:rPr>
                <w:rFonts w:hAnsiTheme="minorHAnsi" w:eastAsiaTheme="minorEastAsia" w:cstheme="minorBidi"/>
                <w:lang w:val="en-GB"/>
              </w:rPr>
            </w:rPrChange>
          </w:rPr>
          <w:delText>In terms of the resilience of communities to perturbations, these architectures offer stability. It is possible that nested and modular architectures offer similar levels of stability, however dissipate disturbance in different ways. In this case study we evaluated the history of stability theory in ecological communities and presented novel insights towards were the field may proceed.</w:delText>
        </w:r>
      </w:del>
    </w:p>
    <w:p w:rsidR="60E64374" w:rsidP="2648ECAB" w:rsidRDefault="60E64374" w14:paraId="429E8208" w14:textId="03C1CA80" w14:noSpellErr="1">
      <w:pPr>
        <w:pStyle w:val="Normal"/>
        <w:jc w:val="both"/>
        <w:rPr>
          <w:rFonts w:hAnsi="Calibri" w:eastAsia="" w:cs="Arial" w:hAnsiTheme="minorAscii" w:eastAsiaTheme="minorEastAsia" w:cstheme="minorBidi"/>
          <w:lang w:val="en-GB"/>
          <w:rPrChange w:author="Matthew Barbour" w:date="2017-09-11T12:54:23.6252844" w:id="2132261743">
            <w:rPr/>
          </w:rPrChange>
        </w:rPr>
        <w:pPrChange w:author="Matthew Barbour" w:date="2017-09-11T12:54:23.6252844" w:id="1285850776">
          <w:pPr/>
        </w:pPrChange>
      </w:pPr>
    </w:p>
    <w:p w:rsidRPr="00B11F54" w:rsidR="3D0C13D2" w:rsidP="00B07B3E" w:rsidRDefault="3D0C13D2" w14:paraId="3CD40DD4" w14:textId="5BCCF57A">
      <w:pPr>
        <w:jc w:val="both"/>
        <w:rPr>
          <w:lang w:val="en-GB"/>
        </w:rPr>
      </w:pPr>
    </w:p>
    <w:p w:rsidRPr="00B11F54" w:rsidR="004F5A8D" w:rsidP="00B07B3E" w:rsidRDefault="1F47EBEE" w14:paraId="12E788EF" w14:textId="1642EDAB" w14:noSpellErr="1">
      <w:pPr>
        <w:pStyle w:val="Heading1"/>
        <w:jc w:val="both"/>
        <w:rPr>
          <w:lang w:val="en-GB"/>
        </w:rPr>
      </w:pPr>
      <w:r w:rsidRPr="00B11F54">
        <w:rPr>
          <w:lang w:val="en-GB"/>
        </w:rPr>
        <w:t>References</w:t>
      </w:r>
    </w:p>
    <w:p w:rsidR="004F5A8D" w:rsidDel="71EFB0AE" w:rsidP="32FFA583" w:rsidRDefault="1F47EBEE" w14:paraId="20925CC5" w14:textId="1F8B732A">
      <w:pPr>
        <w:pStyle w:val="ListParagraph"/>
        <w:numPr>
          <w:ilvl w:val="0"/>
          <w:numId w:val="11"/>
        </w:numPr>
        <w:jc w:val="both"/>
        <w:rPr>
          <w:del w:author="Matthew Barbour" w:date="2017-09-08T14:06:19.7439241" w:id="57789942"/>
          <w:rFonts w:hAnsi="Calibri" w:eastAsia="" w:cs="Arial" w:hAnsiTheme="minorAscii" w:eastAsiaTheme="minorEastAsia" w:cstheme="minorBidi"/>
          <w:lang w:val="en-GB"/>
          <w:rPrChange w:author="Matthew Barbour" w:date="2017-09-08T12:53:22.5163042" w:id="1646730859">
            <w:rPr/>
          </w:rPrChange>
        </w:rPr>
        <w:pPrChange w:author="Matthew Barbour" w:date="2017-09-08T12:53:22.5163042" w:id="331144623">
          <w:pPr>
            <w:pStyle w:val="ListParagraph"/>
            <w:numPr>
              <w:ilvl w:val="0"/>
              <w:numId w:val="11"/>
            </w:numPr>
            <w:jc w:val="both"/>
          </w:pPr>
        </w:pPrChange>
      </w:pPr>
      <w:del w:author="Matthew Barbour" w:date="2017-09-08T14:06:19.7439241" w:id="1059515088">
        <w:r w:rsidRPr="02687CF2" w:rsidDel="71EFB0AE">
          <w:rPr>
            <w:rFonts w:hAnsi="Calibri" w:eastAsia="" w:cs="Arial" w:hAnsiTheme="minorAscii" w:eastAsiaTheme="minorEastAsia" w:cstheme="minorBidi"/>
            <w:lang w:val="en-GB"/>
            <w:rPrChange w:author="Matthew Barbour" w:date="2017-09-05T10:30:55.3052397" w:id="593760633">
              <w:rPr>
                <w:rFonts w:hAnsiTheme="minorHAnsi" w:eastAsiaTheme="minorEastAsia" w:cstheme="minorBidi"/>
                <w:lang w:val="en-GB"/>
              </w:rPr>
            </w:rPrChange>
          </w:rPr>
          <w:delText xml:space="preserve">Barbour, M.A., Fortuna, M.A., </w:delText>
        </w:r>
        <w:r w:rsidRPr="02687CF2" w:rsidDel="71EFB0AE">
          <w:rPr>
            <w:rFonts w:hAnsi="Calibri" w:eastAsia="" w:cs="Arial" w:hAnsiTheme="minorAscii" w:eastAsiaTheme="minorEastAsia" w:cstheme="minorBidi"/>
            <w:lang w:val="en-GB"/>
            <w:rPrChange w:author="Matthew Barbour" w:date="2017-09-05T10:30:55.3052397" w:id="576477696">
              <w:rPr>
                <w:rFonts w:hAnsiTheme="minorHAnsi" w:eastAsiaTheme="minorEastAsia" w:cstheme="minorBidi"/>
                <w:lang w:val="en-GB"/>
              </w:rPr>
            </w:rPrChange>
          </w:rPr>
          <w:delText>Bascompte</w:delText>
        </w:r>
        <w:r w:rsidRPr="02687CF2" w:rsidDel="71EFB0AE">
          <w:rPr>
            <w:rFonts w:hAnsi="Calibri" w:eastAsia="" w:cs="Arial" w:hAnsiTheme="minorAscii" w:eastAsiaTheme="minorEastAsia" w:cstheme="minorBidi"/>
            <w:lang w:val="en-GB"/>
            <w:rPrChange w:author="Matthew Barbour" w:date="2017-09-05T10:30:55.3052397" w:id="1374013708">
              <w:rPr>
                <w:rFonts w:hAnsiTheme="minorHAnsi" w:eastAsiaTheme="minorEastAsia" w:cstheme="minorBidi"/>
                <w:lang w:val="en-GB"/>
              </w:rPr>
            </w:rPrChange>
          </w:rPr>
          <w:delText xml:space="preserve">, J., Nicholson, J.R., </w:delText>
        </w:r>
        <w:r w:rsidRPr="02687CF2" w:rsidDel="71EFB0AE">
          <w:rPr>
            <w:rFonts w:hAnsi="Calibri" w:eastAsia="" w:cs="Arial" w:hAnsiTheme="minorAscii" w:eastAsiaTheme="minorEastAsia" w:cstheme="minorBidi"/>
            <w:lang w:val="en-GB"/>
            <w:rPrChange w:author="Matthew Barbour" w:date="2017-09-05T10:30:55.3052397" w:id="1237660728">
              <w:rPr>
                <w:rFonts w:hAnsiTheme="minorHAnsi" w:eastAsiaTheme="minorEastAsia" w:cstheme="minorBidi"/>
                <w:lang w:val="en-GB"/>
              </w:rPr>
            </w:rPrChange>
          </w:rPr>
          <w:delText>Julkunen</w:delText>
        </w:r>
        <w:r w:rsidRPr="00412C59" w:rsidDel="71EFB0AE">
          <w:rPr>
            <w:rFonts w:ascii="MS Gothic" w:hAnsi="MS Gothic" w:eastAsia="MS Gothic" w:cs="MS Gothic"/>
            <w:lang w:val="en-GB"/>
          </w:rPr>
          <w:delText>‑</w:delText>
        </w:r>
        <w:r w:rsidRPr="02687CF2" w:rsidDel="71EFB0AE">
          <w:rPr>
            <w:rFonts w:hAnsi="Calibri" w:eastAsia="" w:cs="Arial" w:hAnsiTheme="minorAscii" w:eastAsiaTheme="minorEastAsia" w:cstheme="minorBidi"/>
            <w:lang w:val="en-GB"/>
            <w:rPrChange w:author="Matthew Barbour" w:date="2017-09-05T10:30:55.3052397" w:id="631020688">
              <w:rPr>
                <w:rFonts w:hAnsiTheme="minorHAnsi" w:eastAsiaTheme="minorEastAsia" w:cstheme="minorBidi"/>
                <w:lang w:val="en-GB"/>
              </w:rPr>
            </w:rPrChange>
          </w:rPr>
          <w:delText>Tiitto</w:delText>
        </w:r>
        <w:r w:rsidRPr="02687CF2" w:rsidDel="71EFB0AE">
          <w:rPr>
            <w:rFonts w:hAnsi="Calibri" w:eastAsia="" w:cs="Arial" w:hAnsiTheme="minorAscii" w:eastAsiaTheme="minorEastAsia" w:cstheme="minorBidi"/>
            <w:lang w:val="en-GB"/>
            <w:rPrChange w:author="Matthew Barbour" w:date="2017-09-05T10:30:55.3052397" w:id="916398307">
              <w:rPr>
                <w:rFonts w:hAnsiTheme="minorHAnsi" w:eastAsiaTheme="minorEastAsia" w:cstheme="minorBidi"/>
                <w:lang w:val="en-GB"/>
              </w:rPr>
            </w:rPrChange>
          </w:rPr>
          <w:delText xml:space="preserve">, R., Jules, E.S., et al. </w:delText>
        </w:r>
        <w:r w:rsidRPr="02687CF2" w:rsidDel="71EFB0AE">
          <w:rPr>
            <w:rFonts w:hAnsi="Calibri" w:eastAsia="" w:cs="Arial" w:hAnsiTheme="minorAscii" w:eastAsiaTheme="minorEastAsia" w:cstheme="minorBidi"/>
            <w:lang w:val="en-GB"/>
            <w:rPrChange w:author="Matthew Barbour" w:date="2017-09-05T10:30:55.3052397" w:id="1350289470">
              <w:rPr>
                <w:rFonts w:hAnsiTheme="minorHAnsi" w:eastAsiaTheme="minorEastAsia" w:cstheme="minorBidi"/>
                <w:lang w:val="en-GB"/>
              </w:rPr>
            </w:rPrChange>
          </w:rPr>
          <w:delText xml:space="preserve">(2016). Genetic specificity of a plant-insect food web: Implications for linking genetic variation to network complexity. Proc. Natl. Acad. Sci. U. S. A., 113, 2128-2133. </w:delText>
        </w:r>
        <w:r w:rsidRPr="02687CF2" w:rsidDel="71EFB0AE">
          <w:rPr>
            <w:rFonts w:hAnsi="Calibri" w:eastAsia="" w:cs="Arial" w:hAnsiTheme="minorAscii" w:eastAsiaTheme="minorEastAsia" w:cstheme="minorBidi"/>
            <w:lang w:val="en-GB"/>
            <w:rPrChange w:author="Matthew Barbour" w:date="2017-09-05T10:30:55.3052397" w:id="729358080">
              <w:rPr>
                <w:rFonts w:hAnsiTheme="minorHAnsi" w:eastAsiaTheme="minorEastAsia" w:cstheme="minorBidi"/>
                <w:lang w:val="en-GB"/>
              </w:rPr>
            </w:rPrChange>
          </w:rPr>
          <w:delText>doi</w:delText>
        </w:r>
        <w:r w:rsidRPr="02687CF2" w:rsidDel="71EFB0AE">
          <w:rPr>
            <w:rFonts w:hAnsi="Calibri" w:eastAsia="" w:cs="Arial" w:hAnsiTheme="minorAscii" w:eastAsiaTheme="minorEastAsia" w:cstheme="minorBidi"/>
            <w:lang w:val="en-GB"/>
            <w:rPrChange w:author="Matthew Barbour" w:date="2017-09-05T10:30:55.3052397" w:id="1723893436">
              <w:rPr>
                <w:rFonts w:hAnsiTheme="minorHAnsi" w:eastAsiaTheme="minorEastAsia" w:cstheme="minorBidi"/>
                <w:lang w:val="en-GB"/>
              </w:rPr>
            </w:rPrChange>
          </w:rPr>
          <w:delText>: 10.1073/pnas.1513633113</w:delText>
        </w:r>
      </w:del>
    </w:p>
    <w:p w:rsidR="002A59E0" w:rsidDel="2648ECAB" w:rsidP="2B6ED240" w:rsidRDefault="002A59E0" w14:paraId="4CD6390A" w14:textId="748E1A98">
      <w:pPr>
        <w:pStyle w:val="ListParagraph"/>
        <w:numPr>
          <w:ilvl w:val="0"/>
          <w:numId w:val="11"/>
        </w:numPr>
        <w:jc w:val="both"/>
        <w:rPr>
          <w:del w:author="Matthew Barbour" w:date="2017-09-11T12:54:23.6252844" w:id="366225762"/>
          <w:rFonts w:hAnsi="Calibri" w:eastAsia="" w:cs="Arial" w:hAnsiTheme="minorAscii" w:eastAsiaTheme="minorEastAsia" w:cstheme="minorBidi"/>
          <w:lang w:val="en-GB"/>
          <w:rPrChange w:author="Matthew Barbour" w:date="2017-09-11T10:02:50.4306625" w:id="1025274043">
            <w:rPr/>
          </w:rPrChange>
        </w:rPr>
        <w:pPrChange w:author="Matthew Barbour" w:date="2017-09-11T10:02:50.4306625" w:id="527644130">
          <w:pPr>
            <w:pStyle w:val="ListParagraph"/>
            <w:numPr>
              <w:ilvl w:val="0"/>
              <w:numId w:val="11"/>
            </w:numPr>
            <w:jc w:val="both"/>
          </w:pPr>
        </w:pPrChange>
      </w:pPr>
      <w:proofErr w:type="spellStart"/>
      <w:del w:author="Matthew Barbour" w:date="2017-09-11T12:54:23.6252844" w:id="634784036">
        <w:r w:rsidRPr="02687CF2" w:rsidDel="2648ECAB">
          <w:rPr>
            <w:rFonts w:hAnsi="Calibri" w:eastAsia="" w:cs="Arial" w:hAnsiTheme="minorAscii" w:eastAsiaTheme="minorEastAsia" w:cstheme="minorBidi"/>
            <w:lang w:val="en-GB"/>
            <w:rPrChange w:author="Matthew Barbour" w:date="2017-09-05T10:30:55.3052397" w:id="1959347194">
              <w:rPr>
                <w:rFonts w:hAnsiTheme="minorHAnsi" w:eastAsiaTheme="minorEastAsia" w:cstheme="minorBidi"/>
                <w:lang w:val="en-GB"/>
              </w:rPr>
            </w:rPrChange>
          </w:rPr>
          <w:delText>Bascompte</w:delText>
        </w:r>
      </w:del>
      <w:proofErr w:type="spellEnd"/>
      <w:del w:author="Matthew Barbour" w:date="2017-09-11T12:54:23.6252844" w:id="1287080089">
        <w:r w:rsidRPr="02687CF2" w:rsidDel="2648ECAB">
          <w:rPr>
            <w:rFonts w:hAnsi="Calibri" w:eastAsia="" w:cs="Arial" w:hAnsiTheme="minorAscii" w:eastAsiaTheme="minorEastAsia" w:cstheme="minorBidi"/>
            <w:lang w:val="en-GB"/>
            <w:rPrChange w:author="Matthew Barbour" w:date="2017-09-05T10:30:55.3052397" w:id="1283736987">
              <w:rPr>
                <w:rFonts w:hAnsiTheme="minorHAnsi" w:eastAsiaTheme="minorEastAsia" w:cstheme="minorBidi"/>
                <w:lang w:val="en-GB"/>
              </w:rPr>
            </w:rPrChange>
          </w:rPr>
          <w:delText xml:space="preserve"> J. (2009). Disentangling the Web of Life. Science, 325, 416-419. </w:delText>
        </w:r>
      </w:del>
      <w:proofErr w:type="spellStart"/>
      <w:del w:author="Matthew Barbour" w:date="2017-09-11T12:54:23.6252844" w:id="1769070066">
        <w:r w:rsidRPr="02687CF2" w:rsidDel="2648ECAB">
          <w:rPr>
            <w:rFonts w:hAnsi="Calibri" w:eastAsia="" w:cs="Arial" w:hAnsiTheme="minorAscii" w:eastAsiaTheme="minorEastAsia" w:cstheme="minorBidi"/>
            <w:lang w:val="en-GB"/>
            <w:rPrChange w:author="Matthew Barbour" w:date="2017-09-05T10:30:55.3052397" w:id="497684958">
              <w:rPr>
                <w:rFonts w:hAnsiTheme="minorHAnsi" w:eastAsiaTheme="minorEastAsia" w:cstheme="minorBidi"/>
                <w:lang w:val="en-GB"/>
              </w:rPr>
            </w:rPrChange>
          </w:rPr>
          <w:delText>doi</w:delText>
        </w:r>
      </w:del>
      <w:proofErr w:type="spellEnd"/>
      <w:del w:author="Matthew Barbour" w:date="2017-09-11T12:54:23.6252844" w:id="1047327569">
        <w:r w:rsidRPr="02687CF2" w:rsidDel="2648ECAB">
          <w:rPr>
            <w:rFonts w:hAnsi="Calibri" w:eastAsia="" w:cs="Arial" w:hAnsiTheme="minorAscii" w:eastAsiaTheme="minorEastAsia" w:cstheme="minorBidi"/>
            <w:lang w:val="en-GB"/>
            <w:rPrChange w:author="Matthew Barbour" w:date="2017-09-05T10:30:55.3052397" w:id="1045398334">
              <w:rPr>
                <w:rFonts w:hAnsiTheme="minorHAnsi" w:eastAsiaTheme="minorEastAsia" w:cstheme="minorBidi"/>
                <w:lang w:val="en-GB"/>
              </w:rPr>
            </w:rPrChange>
          </w:rPr>
          <w:delText>: 10.1126/science.1170749</w:delText>
        </w:r>
      </w:del>
    </w:p>
    <w:p w:rsidRPr="00B11F54" w:rsidR="00C14AD0" w:rsidDel="2648ECAB" w:rsidP="02687CF2" w:rsidRDefault="00C14AD0" w14:paraId="0A9F1C6D" w14:textId="5AC71024" w14:noSpellErr="1">
      <w:pPr>
        <w:pStyle w:val="ListParagraph"/>
        <w:numPr>
          <w:ilvl w:val="0"/>
          <w:numId w:val="11"/>
        </w:numPr>
        <w:jc w:val="both"/>
        <w:rPr>
          <w:del w:author="Matthew Barbour" w:date="2017-09-11T12:54:23.6252844" w:id="556620607"/>
          <w:rFonts w:hAnsi="Calibri" w:eastAsia="" w:cs="Arial" w:hAnsiTheme="minorAscii" w:eastAsiaTheme="minorEastAsia" w:cstheme="minorBidi"/>
          <w:lang w:val="en-GB"/>
          <w:rPrChange w:author="Matthew Barbour" w:date="2017-09-05T10:30:55.3052397" w:id="1066444611">
            <w:rPr/>
          </w:rPrChange>
        </w:rPr>
        <w:pPrChange w:author="Matthew Barbour" w:date="2017-09-05T10:30:55.3052397" w:id="542460425">
          <w:pPr>
            <w:pStyle w:val="ListParagraph"/>
            <w:numPr>
              <w:ilvl w:val="0"/>
              <w:numId w:val="11"/>
            </w:numPr>
            <w:jc w:val="both"/>
          </w:pPr>
        </w:pPrChange>
      </w:pPr>
      <w:del w:author="Matthew Barbour" w:date="2017-09-11T12:54:23.6252844" w:id="54252212">
        <w:r w:rsidRPr="02687CF2" w:rsidDel="2648ECAB">
          <w:rPr>
            <w:rFonts w:hAnsi="Calibri" w:eastAsia="" w:cs="Arial" w:hAnsiTheme="minorAscii" w:eastAsiaTheme="minorEastAsia" w:cstheme="minorBidi"/>
            <w:lang w:val="en-GB"/>
            <w:rPrChange w:author="Matthew Barbour" w:date="2017-09-05T10:30:55.3052397" w:id="887599637">
              <w:rPr>
                <w:rFonts w:hAnsiTheme="minorHAnsi" w:eastAsiaTheme="minorEastAsia" w:cstheme="minorBidi"/>
                <w:lang w:val="en-GB"/>
              </w:rPr>
            </w:rPrChange>
          </w:rPr>
          <w:delText>Elton, Charles S. The ecology of invasions by animals and plants. University of Chicago Press, 2000.</w:delText>
        </w:r>
      </w:del>
    </w:p>
    <w:p w:rsidRPr="00C471FD" w:rsidR="00CC2D68" w:rsidDel="2648ECAB" w:rsidP="2B6ED240" w:rsidRDefault="009E6BE2" w14:paraId="308966DD" w14:textId="5662A885">
      <w:pPr>
        <w:pStyle w:val="ListParagraph"/>
        <w:numPr>
          <w:ilvl w:val="0"/>
          <w:numId w:val="11"/>
        </w:numPr>
        <w:jc w:val="both"/>
        <w:rPr>
          <w:del w:author="Matthew Barbour" w:date="2017-09-11T12:54:23.6252844" w:id="1611628448"/>
          <w:rFonts w:hAnsi="Calibri" w:eastAsia="" w:cs="Arial" w:hAnsiTheme="minorAscii" w:eastAsiaTheme="minorEastAsia" w:cstheme="minorBidi"/>
          <w:rPrChange w:author="Matthew Barbour" w:date="2017-09-11T10:02:50.4306625" w:id="1790187713">
            <w:rPr/>
          </w:rPrChange>
        </w:rPr>
        <w:pPrChange w:author="Matthew Barbour" w:date="2017-09-11T10:02:50.4306625" w:id="1140473682">
          <w:pPr>
            <w:pStyle w:val="ListParagraph"/>
            <w:numPr>
              <w:ilvl w:val="0"/>
              <w:numId w:val="11"/>
            </w:numPr>
            <w:jc w:val="both"/>
          </w:pPr>
        </w:pPrChange>
      </w:pPr>
      <w:del w:author="Matthew Barbour" w:date="2017-09-11T12:54:23.6252844" w:id="778320079">
        <w:r w:rsidRPr="00C471FD" w:rsidDel="2648ECAB">
          <w:rPr>
            <w:lang w:val="de-CH"/>
          </w:rPr>
          <w:delText xml:space="preserve">Gardner, M. R., &amp; Ashby, W. R. (1970). </w:delText>
        </w:r>
      </w:del>
      <w:proofErr w:type="spellStart"/>
      <w:del w:author="Matthew Barbour" w:date="2017-09-11T12:54:23.6252844" w:id="451026207">
        <w:r w:rsidRPr="009E6BE2" w:rsidDel="2648ECAB">
          <w:rPr/>
          <w:delText>Connectance</w:delText>
        </w:r>
      </w:del>
      <w:proofErr w:type="spellEnd"/>
      <w:del w:author="Matthew Barbour" w:date="2017-09-11T12:54:23.6252844" w:id="1699555154">
        <w:r w:rsidRPr="009E6BE2" w:rsidDel="2648ECAB">
          <w:rPr/>
          <w:delText xml:space="preserve"> of large dynamic (cybernetic) systems: critical values for stability. </w:delText>
        </w:r>
        <w:r w:rsidRPr="02687CF2" w:rsidDel="2648ECAB">
          <w:rPr>
            <w:rPrChange w:author="Matthew Barbour" w:date="2017-09-05T10:30:55.3052397" w:id="782484074">
              <w:rPr>
                <w:iCs/>
              </w:rPr>
            </w:rPrChange>
          </w:rPr>
          <w:delText>Nature</w:delText>
        </w:r>
        <w:r w:rsidRPr="2B6ED240" w:rsidDel="2648ECAB">
          <w:rPr/>
          <w:delText xml:space="preserve">, </w:delText>
        </w:r>
        <w:r w:rsidRPr="02687CF2" w:rsidDel="2648ECAB">
          <w:rPr>
            <w:rPrChange w:author="Matthew Barbour" w:date="2017-09-05T10:30:55.3052397" w:id="755294810">
              <w:rPr>
                <w:iCs/>
              </w:rPr>
            </w:rPrChange>
          </w:rPr>
          <w:delText>228</w:delText>
        </w:r>
        <w:r w:rsidRPr="009E6BE2" w:rsidDel="2648ECAB">
          <w:rPr/>
          <w:delText>, 784-784.</w:delText>
        </w:r>
        <w:r w:rsidRPr="2B6ED240" w:rsidDel="2648ECAB">
          <w:rPr/>
          <w:delText xml:space="preserve"> </w:delText>
        </w:r>
      </w:del>
      <w:proofErr w:type="spellStart"/>
      <w:del w:author="Matthew Barbour" w:date="2017-09-11T12:54:23.6252844" w:id="2015155696">
        <w:r w:rsidDel="2648ECAB">
          <w:rPr/>
          <w:delText>doi</w:delText>
        </w:r>
      </w:del>
      <w:proofErr w:type="spellEnd"/>
      <w:del w:author="Matthew Barbour" w:date="2017-09-11T12:54:23.6252844" w:id="897414582">
        <w:r w:rsidDel="2648ECAB">
          <w:rPr/>
          <w:delText>: 10.1038/228784a0</w:delText>
        </w:r>
      </w:del>
    </w:p>
    <w:p w:rsidRPr="00412C59" w:rsidR="003D3C81" w:rsidDel="2648ECAB" w:rsidP="2B6ED240" w:rsidRDefault="003D3C81" w14:paraId="62BF7F80" w14:textId="3EC1F802">
      <w:pPr>
        <w:pStyle w:val="ListParagraph"/>
        <w:numPr>
          <w:ilvl w:val="0"/>
          <w:numId w:val="11"/>
        </w:numPr>
        <w:jc w:val="both"/>
        <w:rPr>
          <w:del w:author="Matthew Barbour" w:date="2017-09-11T12:54:23.6252844" w:id="979583275"/>
          <w:rFonts w:hAnsi="Calibri" w:eastAsia="" w:cs="Arial" w:hAnsiTheme="minorAscii" w:eastAsiaTheme="minorEastAsia" w:cstheme="minorBidi"/>
          <w:rPrChange w:author="Matthew Barbour" w:date="2017-09-11T10:02:50.4306625" w:id="1818849712">
            <w:rPr/>
          </w:rPrChange>
        </w:rPr>
        <w:pPrChange w:author="Matthew Barbour" w:date="2017-09-11T10:02:50.4306625" w:id="1382537401">
          <w:pPr>
            <w:pStyle w:val="ListParagraph"/>
            <w:numPr>
              <w:ilvl w:val="0"/>
              <w:numId w:val="11"/>
            </w:numPr>
            <w:jc w:val="both"/>
          </w:pPr>
        </w:pPrChange>
      </w:pPr>
      <w:del w:author="Matthew Barbour" w:date="2017-09-11T12:54:23.6252844" w:id="176553601">
        <w:r w:rsidRPr="00336A24" w:rsidDel="2648ECAB">
          <w:rPr>
            <w:lang w:val="fr-CH"/>
          </w:rPr>
          <w:delText xml:space="preserve">Ives, A. R., Carpenter, S. R. (2007). </w:delText>
        </w:r>
        <w:r w:rsidDel="2648ECAB">
          <w:rPr/>
          <w:delText xml:space="preserve">Stability and diversity of ecosystems, Science, 317, 58-62. </w:delText>
        </w:r>
      </w:del>
      <w:proofErr w:type="spellStart"/>
      <w:del w:author="Matthew Barbour" w:date="2017-09-11T12:54:23.6252844" w:id="810893554">
        <w:r w:rsidDel="2648ECAB">
          <w:rPr/>
          <w:delText>doi</w:delText>
        </w:r>
      </w:del>
      <w:proofErr w:type="spellEnd"/>
      <w:del w:author="Matthew Barbour" w:date="2017-09-11T12:54:23.6252844" w:id="1283717102">
        <w:r w:rsidDel="2648ECAB">
          <w:rPr/>
          <w:delText>: 10.1126/science.1133258</w:delText>
        </w:r>
      </w:del>
    </w:p>
    <w:p w:rsidRPr="00C471FD" w:rsidR="00DA2FFA" w:rsidDel="2648ECAB" w:rsidP="2B6ED240" w:rsidRDefault="00DA2FFA" w14:paraId="65ABE9F1" w14:textId="77777777">
      <w:pPr>
        <w:pStyle w:val="ListParagraph"/>
        <w:numPr>
          <w:ilvl w:val="0"/>
          <w:numId w:val="11"/>
        </w:numPr>
        <w:jc w:val="both"/>
        <w:rPr>
          <w:del w:author="Matthew Barbour" w:date="2017-09-11T12:54:23.6252844" w:id="1881026076"/>
          <w:rFonts w:hAnsi="Calibri" w:eastAsia="" w:cs="Arial" w:hAnsiTheme="minorAscii" w:eastAsiaTheme="minorEastAsia" w:cstheme="minorBidi"/>
          <w:lang w:val="en-GB"/>
          <w:rPrChange w:author="Matthew Barbour" w:date="2017-09-11T10:02:50.4306625" w:id="1657586191">
            <w:rPr/>
          </w:rPrChange>
        </w:rPr>
        <w:pPrChange w:author="Matthew Barbour" w:date="2017-09-11T10:02:50.4306625" w:id="645159195">
          <w:pPr>
            <w:pStyle w:val="ListParagraph"/>
            <w:numPr>
              <w:ilvl w:val="0"/>
              <w:numId w:val="11"/>
            </w:numPr>
            <w:jc w:val="both"/>
          </w:pPr>
        </w:pPrChange>
      </w:pPr>
      <w:del w:author="Matthew Barbour" w:date="2017-09-11T12:54:23.6252844" w:id="1225844076">
        <w:r w:rsidRPr="02687CF2" w:rsidDel="2648ECAB">
          <w:rPr>
            <w:rFonts w:hAnsi="Calibri" w:eastAsia="" w:cs="Arial" w:hAnsiTheme="minorAscii" w:eastAsiaTheme="minorEastAsia" w:cstheme="minorBidi"/>
            <w:lang w:val="en-GB"/>
            <w:rPrChange w:author="Matthew Barbour" w:date="2017-09-05T10:30:55.3052397" w:id="1690688487">
              <w:rPr>
                <w:rFonts w:hAnsiTheme="minorHAnsi" w:eastAsiaTheme="minorEastAsia" w:cstheme="minorBidi"/>
                <w:lang w:val="en-GB"/>
              </w:rPr>
            </w:rPrChange>
          </w:rPr>
          <w:delText>MacArthur, R. (1955).</w:delText>
        </w:r>
        <w:r w:rsidRPr="02687CF2" w:rsidDel="2648ECAB">
          <w:rPr>
            <w:rFonts w:hAnsi="Calibri" w:eastAsia="" w:cs="Arial" w:hAnsiTheme="minorAscii" w:eastAsiaTheme="minorEastAsia" w:cstheme="minorBidi"/>
            <w:lang w:val="en-GB"/>
            <w:rPrChange w:author="Matthew Barbour" w:date="2017-09-05T10:30:55.3052397" w:id="664968487">
              <w:rPr>
                <w:rFonts w:hAnsiTheme="minorHAnsi" w:eastAsiaTheme="minorEastAsia" w:cstheme="minorBidi"/>
                <w:lang w:val="en-GB"/>
              </w:rPr>
            </w:rPrChange>
          </w:rPr>
          <w:delText xml:space="preserve"> </w:delText>
        </w:r>
        <w:r w:rsidRPr="02687CF2" w:rsidDel="2648ECAB">
          <w:rPr>
            <w:rFonts w:hAnsi="Calibri" w:eastAsia="" w:cs="Arial" w:hAnsiTheme="minorAscii" w:eastAsiaTheme="minorEastAsia" w:cstheme="minorBidi"/>
            <w:lang w:val="en-GB"/>
            <w:rPrChange w:author="Matthew Barbour" w:date="2017-09-05T10:30:55.3052397" w:id="28460987">
              <w:rPr>
                <w:rFonts w:hAnsiTheme="minorHAnsi" w:eastAsiaTheme="minorEastAsia" w:cstheme="minorBidi"/>
                <w:lang w:val="en-GB"/>
              </w:rPr>
            </w:rPrChange>
          </w:rPr>
          <w:delText>Fluctuations of Animal Populations and a Measure of Community Stability</w:delText>
        </w:r>
        <w:r w:rsidRPr="2B6ED240" w:rsidDel="2648ECAB">
          <w:rPr/>
          <w:delText xml:space="preserve">. </w:delText>
        </w:r>
        <w:r w:rsidRPr="02687CF2" w:rsidDel="2648ECAB">
          <w:rPr>
            <w:rPrChange w:author="Matthew Barbour" w:date="2017-09-05T10:30:55.3052397" w:id="502958526">
              <w:rPr>
                <w:iCs/>
              </w:rPr>
            </w:rPrChange>
          </w:rPr>
          <w:delText>ecology</w:delText>
        </w:r>
        <w:r w:rsidRPr="2B6ED240" w:rsidDel="2648ECAB">
          <w:rPr/>
          <w:delText xml:space="preserve">, </w:delText>
        </w:r>
        <w:r w:rsidRPr="02687CF2" w:rsidDel="2648ECAB">
          <w:rPr>
            <w:rPrChange w:author="Matthew Barbour" w:date="2017-09-05T10:30:55.3052397" w:id="1378941194">
              <w:rPr>
                <w:iCs/>
              </w:rPr>
            </w:rPrChange>
          </w:rPr>
          <w:delText>36</w:delText>
        </w:r>
        <w:r w:rsidRPr="00AC74A8" w:rsidDel="2648ECAB">
          <w:rPr/>
          <w:delText>, 533-536.</w:delText>
        </w:r>
        <w:r w:rsidRPr="02687CF2" w:rsidDel="2648ECAB">
          <w:rPr>
            <w:rFonts w:hAnsi="Calibri" w:eastAsia="" w:cs="Arial" w:hAnsiTheme="minorAscii" w:eastAsiaTheme="minorEastAsia" w:cstheme="minorBidi"/>
            <w:lang w:val="en-GB"/>
            <w:rPrChange w:author="Matthew Barbour" w:date="2017-09-05T10:30:55.3052397" w:id="188859477">
              <w:rPr>
                <w:rFonts w:hAnsiTheme="minorHAnsi" w:eastAsiaTheme="minorEastAsia" w:cstheme="minorBidi"/>
                <w:lang w:val="en-GB"/>
              </w:rPr>
            </w:rPrChange>
          </w:rPr>
          <w:delText xml:space="preserve"> </w:delText>
        </w:r>
      </w:del>
      <w:proofErr w:type="spellStart"/>
      <w:del w:author="Matthew Barbour" w:date="2017-09-11T12:54:23.6252844" w:id="851758120">
        <w:r w:rsidRPr="00AC74A8" w:rsidDel="2648ECAB">
          <w:rPr/>
          <w:delText>doi</w:delText>
        </w:r>
      </w:del>
      <w:proofErr w:type="spellEnd"/>
      <w:del w:author="Matthew Barbour" w:date="2017-09-11T12:54:23.6252844" w:id="2138382254">
        <w:r w:rsidRPr="00AC74A8" w:rsidDel="2648ECAB">
          <w:rPr/>
          <w:delText>: 10.2307/1929601</w:delText>
        </w:r>
      </w:del>
    </w:p>
    <w:p w:rsidRPr="00C471FD" w:rsidR="00282EDA" w:rsidDel="2648ECAB" w:rsidP="2B6ED240" w:rsidRDefault="00282EDA" w14:paraId="5CE14F9A" w14:textId="4AB7A4D5">
      <w:pPr>
        <w:pStyle w:val="ListParagraph"/>
        <w:numPr>
          <w:ilvl w:val="0"/>
          <w:numId w:val="11"/>
        </w:numPr>
        <w:jc w:val="both"/>
        <w:rPr>
          <w:del w:author="Matthew Barbour" w:date="2017-09-11T12:54:23.6252844" w:id="2049968759"/>
          <w:rFonts w:hAnsi="Calibri" w:eastAsia="" w:cs="Arial" w:hAnsiTheme="minorAscii" w:eastAsiaTheme="minorEastAsia" w:cstheme="minorBidi"/>
          <w:rPrChange w:author="Matthew Barbour" w:date="2017-09-11T10:02:50.4306625" w:id="1793615237">
            <w:rPr/>
          </w:rPrChange>
        </w:rPr>
        <w:pPrChange w:author="Matthew Barbour" w:date="2017-09-11T10:02:50.4306625" w:id="16034967">
          <w:pPr>
            <w:pStyle w:val="ListParagraph"/>
            <w:numPr>
              <w:ilvl w:val="0"/>
              <w:numId w:val="11"/>
            </w:numPr>
            <w:jc w:val="both"/>
          </w:pPr>
        </w:pPrChange>
      </w:pPr>
      <w:del w:author="Matthew Barbour" w:date="2017-09-11T12:54:23.6252844" w:id="101026476">
        <w:r w:rsidRPr="002A59E0" w:rsidDel="2648ECAB">
          <w:rPr/>
          <w:delText xml:space="preserve">May, R. M. (1972). Will a large complex system be stable? </w:delText>
        </w:r>
        <w:r w:rsidRPr="02687CF2" w:rsidDel="2648ECAB">
          <w:rPr>
            <w:rPrChange w:author="Matthew Barbour" w:date="2017-09-05T10:30:55.3052397" w:id="1259711583">
              <w:rPr>
                <w:iCs/>
              </w:rPr>
            </w:rPrChange>
          </w:rPr>
          <w:delText>Nature</w:delText>
        </w:r>
        <w:r w:rsidRPr="2B6ED240" w:rsidDel="2648ECAB">
          <w:rPr/>
          <w:delText xml:space="preserve">, </w:delText>
        </w:r>
        <w:r w:rsidRPr="02687CF2" w:rsidDel="2648ECAB">
          <w:rPr>
            <w:rPrChange w:author="Matthew Barbour" w:date="2017-09-05T10:30:55.3052397" w:id="1911574131">
              <w:rPr>
                <w:iCs/>
              </w:rPr>
            </w:rPrChange>
          </w:rPr>
          <w:delText>238</w:delText>
        </w:r>
        <w:r w:rsidRPr="002A59E0" w:rsidDel="2648ECAB">
          <w:rPr/>
          <w:delText>, 413-414.</w:delText>
        </w:r>
        <w:r w:rsidRPr="2B6ED240" w:rsidDel="2648ECAB">
          <w:rPr/>
          <w:delText xml:space="preserve"> </w:delText>
        </w:r>
      </w:del>
      <w:proofErr w:type="spellStart"/>
      <w:del w:author="Matthew Barbour" w:date="2017-09-11T12:54:23.6252844" w:id="2023987469">
        <w:r w:rsidRPr="002A59E0" w:rsidDel="2648ECAB">
          <w:rPr/>
          <w:delText>doi</w:delText>
        </w:r>
      </w:del>
      <w:proofErr w:type="spellEnd"/>
      <w:del w:author="Matthew Barbour" w:date="2017-09-11T12:54:23.6252844" w:id="1997502605">
        <w:r w:rsidRPr="002A59E0" w:rsidDel="2648ECAB">
          <w:rPr/>
          <w:delText>: 10.1038/238413a0</w:delText>
        </w:r>
      </w:del>
    </w:p>
    <w:p w:rsidRPr="00B11F54" w:rsidR="002A59E0" w:rsidDel="28F6D0A1" w:rsidP="32FFA583" w:rsidRDefault="002A59E0" w14:paraId="1AED63AB" w14:textId="77777777">
      <w:pPr>
        <w:pStyle w:val="ListParagraph"/>
        <w:numPr>
          <w:ilvl w:val="0"/>
          <w:numId w:val="11"/>
        </w:numPr>
        <w:jc w:val="both"/>
        <w:rPr>
          <w:del w:author="Matthew Barbour" w:date="2017-09-08T14:08:32.1126574" w:id="1406373192"/>
          <w:rFonts w:hAnsi="Calibri" w:eastAsia="" w:cs="Arial" w:hAnsiTheme="minorAscii" w:eastAsiaTheme="minorEastAsia" w:cstheme="minorBidi"/>
          <w:lang w:val="en-GB"/>
          <w:rPrChange w:author="Matthew Barbour" w:date="2017-09-08T12:53:22.5163042" w:id="1938831554">
            <w:rPr/>
          </w:rPrChange>
        </w:rPr>
        <w:pPrChange w:author="Matthew Barbour" w:date="2017-09-08T12:53:22.5163042" w:id="1114537463">
          <w:pPr>
            <w:pStyle w:val="ListParagraph"/>
            <w:numPr>
              <w:ilvl w:val="0"/>
              <w:numId w:val="11"/>
            </w:numPr>
            <w:jc w:val="both"/>
          </w:pPr>
        </w:pPrChange>
      </w:pPr>
      <w:del w:author="Matthew Barbour" w:date="2017-09-11T12:54:23.6252844" w:id="1771854888">
        <w:r w:rsidRPr="02687CF2" w:rsidDel="2648ECAB">
          <w:rPr>
            <w:rFonts w:hAnsi="Calibri" w:eastAsia="" w:cs="Arial" w:hAnsiTheme="minorAscii" w:eastAsiaTheme="minorEastAsia" w:cstheme="minorBidi"/>
            <w:lang w:val="en-GB"/>
            <w:rPrChange w:author="Matthew Barbour" w:date="2017-09-05T10:30:55.3052397" w:id="2037347807">
              <w:rPr>
                <w:rFonts w:hAnsiTheme="minorHAnsi" w:eastAsiaTheme="minorEastAsia" w:cstheme="minorBidi"/>
                <w:lang w:val="en-GB"/>
              </w:rPr>
            </w:rPrChange>
          </w:rPr>
          <w:delText>McCann, K.S. (2000). The diversity</w:delText>
        </w:r>
        <w:r w:rsidRPr="00B11F54" w:rsidDel="2648ECAB">
          <w:rPr>
            <w:rFonts w:ascii="MS Gothic" w:hAnsi="MS Gothic" w:eastAsia="MS Gothic" w:cs="MS Gothic"/>
            <w:lang w:val="en-GB"/>
          </w:rPr>
          <w:delText>‑</w:delText>
        </w:r>
        <w:r w:rsidRPr="02687CF2" w:rsidDel="2648ECAB">
          <w:rPr>
            <w:rFonts w:hAnsi="Calibri" w:eastAsia="" w:cs="Arial" w:hAnsiTheme="minorAscii" w:eastAsiaTheme="minorEastAsia" w:cstheme="minorBidi"/>
            <w:lang w:val="en-GB"/>
            <w:rPrChange w:author="Matthew Barbour" w:date="2017-09-05T10:30:55.3052397" w:id="1987260906">
              <w:rPr>
                <w:rFonts w:hAnsiTheme="minorHAnsi" w:eastAsiaTheme="minorEastAsia" w:cstheme="minorBidi"/>
                <w:lang w:val="en-GB"/>
              </w:rPr>
            </w:rPrChange>
          </w:rPr>
          <w:delText>stability debate. Nature, 405, 228</w:delText>
        </w:r>
        <w:r w:rsidRPr="00B11F54" w:rsidDel="2648ECAB">
          <w:rPr>
            <w:rFonts w:ascii="MS Gothic" w:hAnsi="MS Gothic" w:eastAsia="MS Gothic" w:cs="MS Gothic"/>
            <w:lang w:val="en-GB"/>
          </w:rPr>
          <w:delText>‑</w:delText>
        </w:r>
        <w:r w:rsidRPr="02687CF2" w:rsidDel="2648ECAB">
          <w:rPr>
            <w:rFonts w:hAnsi="Calibri" w:eastAsia="" w:cs="Arial" w:hAnsiTheme="minorAscii" w:eastAsiaTheme="minorEastAsia" w:cstheme="minorBidi"/>
            <w:lang w:val="en-GB"/>
            <w:rPrChange w:author="Matthew Barbour" w:date="2017-09-05T10:30:55.3052397" w:id="311963994">
              <w:rPr>
                <w:rFonts w:hAnsiTheme="minorHAnsi" w:eastAsiaTheme="minorEastAsia" w:cstheme="minorBidi"/>
                <w:lang w:val="en-GB"/>
              </w:rPr>
            </w:rPrChange>
          </w:rPr>
          <w:delText xml:space="preserve">233. </w:delText>
        </w:r>
      </w:del>
      <w:proofErr w:type="spellStart"/>
      <w:del w:author="Matthew Barbour" w:date="2017-09-11T12:54:23.6252844" w:id="1773461875">
        <w:r w:rsidRPr="02687CF2" w:rsidDel="2648ECAB">
          <w:rPr>
            <w:rFonts w:hAnsi="Calibri" w:eastAsia="" w:cs="Arial" w:hAnsiTheme="minorAscii" w:eastAsiaTheme="minorEastAsia" w:cstheme="minorBidi"/>
            <w:lang w:val="en-GB"/>
            <w:rPrChange w:author="Matthew Barbour" w:date="2017-09-05T10:30:55.3052397" w:id="1756467662">
              <w:rPr>
                <w:rFonts w:hAnsiTheme="minorHAnsi" w:eastAsiaTheme="minorEastAsia" w:cstheme="minorBidi"/>
                <w:lang w:val="en-GB"/>
              </w:rPr>
            </w:rPrChange>
          </w:rPr>
          <w:delText>doi</w:delText>
        </w:r>
      </w:del>
      <w:proofErr w:type="spellEnd"/>
      <w:del w:author="Matthew Barbour" w:date="2017-09-11T12:54:23.6252844" w:id="1528652071">
        <w:r w:rsidRPr="02687CF2" w:rsidDel="2648ECAB">
          <w:rPr>
            <w:rFonts w:hAnsi="Calibri" w:eastAsia="" w:cs="Arial" w:hAnsiTheme="minorAscii" w:eastAsiaTheme="minorEastAsia" w:cstheme="minorBidi"/>
            <w:lang w:val="en-GB"/>
            <w:rPrChange w:author="Matthew Barbour" w:date="2017-09-05T10:30:55.3052397" w:id="857067103">
              <w:rPr>
                <w:rFonts w:hAnsiTheme="minorHAnsi" w:eastAsiaTheme="minorEastAsia" w:cstheme="minorBidi"/>
                <w:lang w:val="en-GB"/>
              </w:rPr>
            </w:rPrChange>
          </w:rPr>
          <w:delText>: 10.1038/35012234</w:delText>
        </w:r>
      </w:del>
    </w:p>
    <w:p w:rsidR="002A59E0" w:rsidDel="2648ECAB" w:rsidP="2B6ED240" w:rsidRDefault="002A59E0" w14:paraId="2B391F1E" w14:textId="77777777">
      <w:pPr>
        <w:pStyle w:val="ListParagraph"/>
        <w:numPr>
          <w:ilvl w:val="0"/>
          <w:numId w:val="11"/>
        </w:numPr>
        <w:jc w:val="both"/>
        <w:rPr>
          <w:del w:author="Matthew Barbour" w:date="2017-09-11T12:54:23.6252844" w:id="2018009800"/>
          <w:rFonts w:hAnsi="Calibri" w:eastAsia="" w:cs="Arial" w:hAnsiTheme="minorAscii" w:eastAsiaTheme="minorEastAsia" w:cstheme="minorBidi"/>
          <w:lang w:val="en-GB"/>
          <w:rPrChange w:author="Matthew Barbour" w:date="2017-09-11T10:02:50.4306625" w:id="1601392981">
            <w:rPr/>
          </w:rPrChange>
        </w:rPr>
        <w:pPrChange w:author="Matthew Barbour" w:date="2017-09-11T10:02:50.4306625" w:id="2063140291">
          <w:pPr>
            <w:pStyle w:val="ListParagraph"/>
            <w:numPr>
              <w:ilvl w:val="0"/>
              <w:numId w:val="11"/>
            </w:numPr>
            <w:jc w:val="both"/>
          </w:pPr>
        </w:pPrChange>
      </w:pPr>
      <w:del w:author="Matthew Barbour" w:date="2017-09-08T14:07:31.2613846" w:id="907870863">
        <w:r w:rsidRPr="02687CF2" w:rsidDel="5EBFCEBE">
          <w:rPr>
            <w:rFonts w:hAnsi="Calibri" w:eastAsia="" w:cs="Arial" w:hAnsiTheme="minorAscii" w:eastAsiaTheme="minorEastAsia" w:cstheme="minorBidi"/>
            <w:lang w:val="de-CH"/>
            <w:rPrChange w:author="Matthew Barbour" w:date="2017-09-05T10:30:55.3052397" w:id="1870641904">
              <w:rPr>
                <w:rFonts w:hAnsiTheme="minorHAnsi" w:eastAsiaTheme="minorEastAsia" w:cstheme="minorBidi"/>
                <w:lang w:val="de-CH"/>
              </w:rPr>
            </w:rPrChange>
          </w:rPr>
          <w:delText xml:space="preserve">Scherber</w:delText>
        </w:r>
        <w:r w:rsidRPr="02687CF2" w:rsidDel="5EBFCEBE">
          <w:rPr>
            <w:rFonts w:hAnsi="Calibri" w:eastAsia="" w:cs="Arial" w:hAnsiTheme="minorAscii" w:eastAsiaTheme="minorEastAsia" w:cstheme="minorBidi"/>
            <w:lang w:val="de-CH"/>
            <w:rPrChange w:author="Matthew Barbour" w:date="2017-09-05T10:30:55.3052397" w:id="1579768760">
              <w:rPr>
                <w:rFonts w:hAnsiTheme="minorHAnsi" w:eastAsiaTheme="minorEastAsia" w:cstheme="minorBidi"/>
                <w:lang w:val="de-CH"/>
              </w:rPr>
            </w:rPrChange>
          </w:rPr>
          <w:delText xml:space="preserve">, C., Eisenhauer, N., Weisser, W.W., Schmid, B., Voigt, W., Fischer, M. et al. </w:delText>
        </w:r>
        <w:r w:rsidRPr="02687CF2" w:rsidDel="5EBFCEBE">
          <w:rPr>
            <w:rFonts w:hAnsi="Calibri" w:eastAsia="" w:cs="Arial" w:hAnsiTheme="minorAscii" w:eastAsiaTheme="minorEastAsia" w:cstheme="minorBidi"/>
            <w:lang w:val="en-GB"/>
            <w:rPrChange w:author="Matthew Barbour" w:date="2017-09-05T10:30:55.3052397" w:id="763981955">
              <w:rPr>
                <w:rFonts w:hAnsiTheme="minorHAnsi" w:eastAsiaTheme="minorEastAsia" w:cstheme="minorBidi"/>
                <w:lang w:val="en-GB"/>
              </w:rPr>
            </w:rPrChange>
          </w:rPr>
          <w:delText xml:space="preserve">(2010) Bottom-up effects of plant diversity on multitrophic interactions in a biodiversity experiment. Nature, 468, 553-556. </w:delText>
        </w:r>
        <w:r w:rsidRPr="02687CF2" w:rsidDel="5EBFCEBE">
          <w:rPr>
            <w:rFonts w:hAnsi="Calibri" w:eastAsia="" w:cs="Arial" w:hAnsiTheme="minorAscii" w:eastAsiaTheme="minorEastAsia" w:cstheme="minorBidi"/>
            <w:lang w:val="en-GB"/>
            <w:rPrChange w:author="Matthew Barbour" w:date="2017-09-05T10:30:55.3052397" w:id="996514390">
              <w:rPr>
                <w:rFonts w:hAnsiTheme="minorHAnsi" w:eastAsiaTheme="minorEastAsia" w:cstheme="minorBidi"/>
                <w:lang w:val="en-GB"/>
              </w:rPr>
            </w:rPrChange>
          </w:rPr>
          <w:delText>doi</w:delText>
        </w:r>
      </w:del>
      <w:del w:author="Matthew Barbour" w:date="2017-09-08T14:07:31.2613846" w:id="258201034">
        <w:r w:rsidRPr="02687CF2" w:rsidDel="5EBFCEBE">
          <w:rPr>
            <w:rFonts w:hAnsi="Calibri" w:eastAsia="" w:cs="Arial" w:hAnsiTheme="minorAscii" w:eastAsiaTheme="minorEastAsia" w:cstheme="minorBidi"/>
            <w:lang w:val="en-GB"/>
            <w:rPrChange w:author="Matthew Barbour" w:date="2017-09-05T10:30:55.3052397" w:id="761502614">
              <w:rPr>
                <w:rFonts w:hAnsiTheme="minorHAnsi" w:eastAsiaTheme="minorEastAsia" w:cstheme="minorBidi"/>
                <w:lang w:val="en-GB"/>
              </w:rPr>
            </w:rPrChange>
          </w:rPr>
          <w:delText>: 10.1038/nature09492</w:delText>
        </w:r>
      </w:del>
    </w:p>
    <w:p w:rsidRPr="009C48E5" w:rsidR="002A59E0" w:rsidDel="2648ECAB" w:rsidP="2B6ED240" w:rsidRDefault="002A59E0" w14:paraId="12805F92" w14:textId="56835BE3">
      <w:pPr>
        <w:pStyle w:val="ListParagraph"/>
        <w:numPr>
          <w:ilvl w:val="0"/>
          <w:numId w:val="11"/>
        </w:numPr>
        <w:jc w:val="both"/>
        <w:rPr>
          <w:del w:author="Matthew Barbour" w:date="2017-09-11T12:54:23.6252844" w:id="824964820"/>
          <w:rFonts w:hAnsi="Calibri" w:eastAsia="" w:cs="Arial" w:hAnsiTheme="minorAscii" w:eastAsiaTheme="minorEastAsia" w:cstheme="minorBidi"/>
          <w:lang w:val="en-GB"/>
          <w:rPrChange w:author="Matthew Barbour" w:date="2017-09-11T10:02:50.4306625" w:id="180668887">
            <w:rPr/>
          </w:rPrChange>
        </w:rPr>
        <w:pPrChange w:author="Matthew Barbour" w:date="2017-09-11T10:02:50.4306625" w:id="1163296055">
          <w:pPr>
            <w:pStyle w:val="ListParagraph"/>
            <w:numPr>
              <w:ilvl w:val="0"/>
              <w:numId w:val="11"/>
            </w:numPr>
            <w:jc w:val="both"/>
          </w:pPr>
        </w:pPrChange>
      </w:pPr>
      <w:proofErr w:type="spellStart"/>
      <w:del w:author="Matthew Barbour" w:date="2017-09-11T12:54:23.6252844" w:id="1581416242">
        <w:r w:rsidRPr="02687CF2" w:rsidDel="2648ECAB">
          <w:rPr>
            <w:rFonts w:hAnsi="Calibri" w:eastAsia="" w:cs="Arial" w:hAnsiTheme="minorAscii" w:eastAsiaTheme="minorEastAsia" w:cstheme="minorBidi"/>
            <w:lang w:val="en-GB"/>
            <w:rPrChange w:author="Matthew Barbour" w:date="2017-09-05T10:30:55.3052397" w:id="576198303">
              <w:rPr>
                <w:rFonts w:hAnsiTheme="minorHAnsi" w:eastAsiaTheme="minorEastAsia" w:cstheme="minorBidi"/>
                <w:lang w:val="en-GB"/>
              </w:rPr>
            </w:rPrChange>
          </w:rPr>
          <w:delText>Thébault</w:delText>
        </w:r>
      </w:del>
      <w:proofErr w:type="spellEnd"/>
      <w:del w:author="Matthew Barbour" w:date="2017-09-11T12:54:23.6252844" w:id="918071691">
        <w:r w:rsidRPr="02687CF2" w:rsidDel="2648ECAB">
          <w:rPr>
            <w:rFonts w:hAnsi="Calibri" w:eastAsia="" w:cs="Arial" w:hAnsiTheme="minorAscii" w:eastAsiaTheme="minorEastAsia" w:cstheme="minorBidi"/>
            <w:lang w:val="en-GB"/>
            <w:rPrChange w:author="Matthew Barbour" w:date="2017-09-05T10:30:55.3052397" w:id="1181308935">
              <w:rPr>
                <w:rFonts w:hAnsiTheme="minorHAnsi" w:eastAsiaTheme="minorEastAsia" w:cstheme="minorBidi"/>
                <w:lang w:val="en-GB"/>
              </w:rPr>
            </w:rPrChange>
          </w:rPr>
          <w:delText>, E. &amp; Fontaine, C. (2010). Stability of ecological communities and the architecture of mutualistic and trophic networks. Science, 329, 853</w:delText>
        </w:r>
        <w:r w:rsidRPr="00B11F54" w:rsidDel="2648ECAB">
          <w:rPr>
            <w:rFonts w:ascii="MS Gothic" w:hAnsi="MS Gothic" w:eastAsia="MS Gothic" w:cs="MS Gothic"/>
            <w:lang w:val="en-GB"/>
          </w:rPr>
          <w:delText>‑</w:delText>
        </w:r>
        <w:r w:rsidRPr="02687CF2" w:rsidDel="2648ECAB">
          <w:rPr>
            <w:rFonts w:hAnsi="Calibri" w:eastAsia="" w:cs="Arial" w:hAnsiTheme="minorAscii" w:eastAsiaTheme="minorEastAsia" w:cstheme="minorBidi"/>
            <w:lang w:val="en-GB"/>
            <w:rPrChange w:author="Matthew Barbour" w:date="2017-09-05T10:30:55.3052397" w:id="1597179424">
              <w:rPr>
                <w:rFonts w:hAnsiTheme="minorHAnsi" w:eastAsiaTheme="minorEastAsia" w:cstheme="minorBidi"/>
                <w:lang w:val="en-GB"/>
              </w:rPr>
            </w:rPrChange>
          </w:rPr>
          <w:delText xml:space="preserve">856. </w:delText>
        </w:r>
      </w:del>
      <w:proofErr w:type="spellStart"/>
      <w:del w:author="Matthew Barbour" w:date="2017-09-11T12:54:23.6252844" w:id="1103997319">
        <w:r w:rsidRPr="02687CF2" w:rsidDel="2648ECAB">
          <w:rPr>
            <w:rFonts w:hAnsi="Calibri" w:eastAsia="" w:cs="Arial" w:hAnsiTheme="minorAscii" w:eastAsiaTheme="minorEastAsia" w:cstheme="minorBidi"/>
            <w:lang w:val="en-GB"/>
            <w:rPrChange w:author="Matthew Barbour" w:date="2017-09-05T10:30:55.3052397" w:id="1985949470">
              <w:rPr>
                <w:rFonts w:hAnsiTheme="minorHAnsi" w:eastAsiaTheme="minorEastAsia" w:cstheme="minorBidi"/>
                <w:lang w:val="en-GB"/>
              </w:rPr>
            </w:rPrChange>
          </w:rPr>
          <w:delText>doi</w:delText>
        </w:r>
      </w:del>
      <w:proofErr w:type="spellEnd"/>
      <w:del w:author="Matthew Barbour" w:date="2017-09-11T12:54:23.6252844" w:id="1187714781">
        <w:r w:rsidRPr="02687CF2" w:rsidDel="2648ECAB">
          <w:rPr>
            <w:rFonts w:hAnsi="Calibri" w:eastAsia="" w:cs="Arial" w:hAnsiTheme="minorAscii" w:eastAsiaTheme="minorEastAsia" w:cstheme="minorBidi"/>
            <w:lang w:val="en-GB"/>
            <w:rPrChange w:author="Matthew Barbour" w:date="2017-09-05T10:30:55.3052397" w:id="1150735897">
              <w:rPr>
                <w:rFonts w:hAnsiTheme="minorHAnsi" w:eastAsiaTheme="minorEastAsia" w:cstheme="minorBidi"/>
                <w:lang w:val="en-GB"/>
              </w:rPr>
            </w:rPrChange>
          </w:rPr>
          <w:delText>: 10.1126/science.1188321</w:delText>
        </w:r>
      </w:del>
    </w:p>
    <w:p w:rsidRPr="00B11F54" w:rsidR="002A59E0" w:rsidDel="2648ECAB" w:rsidP="2B6ED240" w:rsidRDefault="002A59E0" w14:paraId="6695003F" w14:textId="5A1B00CA">
      <w:pPr>
        <w:pStyle w:val="ListParagraph"/>
        <w:numPr>
          <w:ilvl w:val="0"/>
          <w:numId w:val="11"/>
        </w:numPr>
        <w:jc w:val="both"/>
        <w:rPr>
          <w:del w:author="Matthew Barbour" w:date="2017-09-11T12:54:23.6252844" w:id="485685265"/>
          <w:rFonts w:hAnsi="Calibri" w:eastAsia="" w:cs="Arial" w:hAnsiTheme="minorAscii" w:eastAsiaTheme="minorEastAsia" w:cstheme="minorBidi"/>
          <w:lang w:val="en-GB"/>
          <w:rPrChange w:author="Matthew Barbour" w:date="2017-09-11T10:02:50.4306625" w:id="373639934">
            <w:rPr/>
          </w:rPrChange>
        </w:rPr>
        <w:pPrChange w:author="Matthew Barbour" w:date="2017-09-11T10:02:50.4306625" w:id="700897093">
          <w:pPr>
            <w:pStyle w:val="ListParagraph"/>
            <w:numPr>
              <w:ilvl w:val="0"/>
              <w:numId w:val="11"/>
            </w:numPr>
            <w:jc w:val="both"/>
          </w:pPr>
        </w:pPrChange>
      </w:pPr>
      <w:proofErr w:type="spellStart"/>
      <w:del w:author="Matthew Barbour" w:date="2017-09-11T12:54:23.6252844" w:id="241495462">
        <w:r w:rsidDel="2648ECAB">
          <w:rPr/>
          <w:delText>Yodzis</w:delText>
        </w:r>
      </w:del>
      <w:proofErr w:type="spellEnd"/>
      <w:del w:author="Matthew Barbour" w:date="2017-09-11T12:54:23.6252844" w:id="42036867">
        <w:r w:rsidDel="2648ECAB">
          <w:rPr/>
          <w:delText xml:space="preserve">, P. (1981). The stability of real </w:delText>
        </w:r>
        <w:r w:rsidRPr="00AC74A8" w:rsidDel="2648ECAB">
          <w:rPr/>
          <w:delText xml:space="preserve">ecosystems. </w:delText>
        </w:r>
        <w:r w:rsidRPr="02687CF2" w:rsidDel="2648ECAB">
          <w:rPr>
            <w:rPrChange w:author="Matthew Barbour" w:date="2017-09-05T10:30:55.3052397" w:id="1395966934">
              <w:rPr>
                <w:iCs/>
              </w:rPr>
            </w:rPrChange>
          </w:rPr>
          <w:delText>Nature</w:delText>
        </w:r>
        <w:r w:rsidRPr="2B6ED240" w:rsidDel="2648ECAB">
          <w:rPr/>
          <w:delText xml:space="preserve">, </w:delText>
        </w:r>
        <w:r w:rsidRPr="02687CF2" w:rsidDel="2648ECAB">
          <w:rPr>
            <w:rPrChange w:author="Matthew Barbour" w:date="2017-09-05T10:30:55.3052397" w:id="1373193467">
              <w:rPr>
                <w:iCs/>
              </w:rPr>
            </w:rPrChange>
          </w:rPr>
          <w:delText>289,</w:delText>
        </w:r>
        <w:r w:rsidRPr="00AC74A8" w:rsidDel="2648ECAB">
          <w:rPr/>
          <w:delText xml:space="preserve"> 674-676.</w:delText>
        </w:r>
        <w:r w:rsidRPr="2B6ED240" w:rsidDel="2648ECAB">
          <w:rPr/>
          <w:delText xml:space="preserve"> </w:delText>
        </w:r>
      </w:del>
      <w:proofErr w:type="spellStart"/>
      <w:del w:author="Matthew Barbour" w:date="2017-09-11T12:54:23.6252844" w:id="1263173642">
        <w:r w:rsidDel="2648ECAB">
          <w:rPr/>
          <w:delText>doi</w:delText>
        </w:r>
      </w:del>
      <w:proofErr w:type="spellEnd"/>
      <w:del w:author="Matthew Barbour" w:date="2017-09-11T12:54:23.6252844" w:id="1785232275">
        <w:r w:rsidDel="2648ECAB">
          <w:rPr/>
          <w:delText>: 10.1038/289674a0</w:delText>
        </w:r>
      </w:del>
    </w:p>
    <w:p w:rsidRPr="00B11F54" w:rsidR="746C863D" w:rsidDel="4FB317A3" w:rsidP="00B07B3E" w:rsidRDefault="746C863D" w14:paraId="467F3385" w14:textId="67B6E3F9">
      <w:pPr>
        <w:jc w:val="both"/>
        <w:rPr>
          <w:del w:author="Matthew Barbour" w:date="2017-09-11T12:55:05.4084702" w:id="2107664987"/>
          <w:noProof/>
          <w:lang w:val="en-GB"/>
        </w:rPr>
      </w:pPr>
    </w:p>
    <w:p w:rsidR="4FB317A3" w:rsidP="4FB317A3" w:rsidRDefault="4FB317A3" w14:paraId="48A73403" w14:textId="3755E1A0">
      <w:pPr>
        <w:ind w:left="480" w:hanging="480"/>
        <w:jc w:val="both"/>
        <w:rPr>
          <w:ins w:author="Matthew Barbour" w:date="2017-09-11T12:55:05.4084702" w:id="1605584682"/>
        </w:rPr>
        <w:pPrChange w:author="Matthew Barbour" w:date="2017-09-11T12:55:05.4084702" w:id="264023179">
          <w:pPr/>
        </w:pPrChange>
      </w:pPr>
      <w:ins w:author="Matthew Barbour" w:date="2017-09-11T12:55:05.4084702" w:id="74751136">
        <w:r w:rsidRPr="4FB317A3" w:rsidR="4FB317A3">
          <w:rPr>
            <w:rFonts w:ascii="Arial" w:hAnsi="Arial" w:eastAsia="Arial" w:cs="Arial"/>
            <w:noProof/>
            <w:color w:val="000000" w:themeColor="text1" w:themeTint="FF" w:themeShade="FF"/>
            <w:sz w:val="22"/>
            <w:szCs w:val="22"/>
            <w:lang w:val="en-GB"/>
            <w:rPrChange w:author="Matthew Barbour" w:date="2017-09-11T12:55:05.4084702" w:id="466834510">
              <w:rPr/>
            </w:rPrChange>
          </w:rPr>
          <w:t xml:space="preserve">Almeida-Neto, M., Guimarães, P., Guimarães, P. R., Loyola, R. D., &amp; Ulrich, W. (2008). A consistent metric for nestedness analysis in ecological systems: reconciling concept and measurement.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943218919">
              <w:rPr/>
            </w:rPrChange>
          </w:rPr>
          <w:t xml:space="preserve">Oikos </w:t>
        </w:r>
        <w:r w:rsidRPr="4FB317A3" w:rsidR="4FB317A3">
          <w:rPr>
            <w:rFonts w:ascii="Arial" w:hAnsi="Arial" w:eastAsia="Arial" w:cs="Arial"/>
            <w:noProof/>
            <w:color w:val="000000" w:themeColor="text1" w:themeTint="FF" w:themeShade="FF"/>
            <w:sz w:val="22"/>
            <w:szCs w:val="22"/>
            <w:lang w:val="en-GB"/>
            <w:rPrChange w:author="Matthew Barbour" w:date="2017-09-11T12:55:05.4084702" w:id="1408008889">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340840446">
              <w:rPr/>
            </w:rPrChange>
          </w:rPr>
          <w:t>117</w:t>
        </w:r>
        <w:r w:rsidRPr="4FB317A3" w:rsidR="4FB317A3">
          <w:rPr>
            <w:rFonts w:ascii="Arial" w:hAnsi="Arial" w:eastAsia="Arial" w:cs="Arial"/>
            <w:noProof/>
            <w:color w:val="000000" w:themeColor="text1" w:themeTint="FF" w:themeShade="FF"/>
            <w:sz w:val="22"/>
            <w:szCs w:val="22"/>
            <w:lang w:val="en-GB"/>
            <w:rPrChange w:author="Matthew Barbour" w:date="2017-09-11T12:55:05.4084702" w:id="2029430815">
              <w:rPr/>
            </w:rPrChange>
          </w:rPr>
          <w:t>(8), 1227–1239.</w:t>
        </w:r>
      </w:ins>
    </w:p>
    <w:p w:rsidR="4FB317A3" w:rsidP="4FB317A3" w:rsidRDefault="4FB317A3" w14:paraId="0FF66F81" w14:textId="3755E1A0">
      <w:pPr>
        <w:ind w:left="480" w:hanging="480"/>
        <w:jc w:val="both"/>
        <w:rPr>
          <w:ins w:author="Matthew Barbour" w:date="2017-09-11T12:55:05.4084702" w:id="272112782"/>
        </w:rPr>
        <w:pPrChange w:author="Matthew Barbour" w:date="2017-09-11T12:55:05.4084702" w:id="345901282">
          <w:pPr/>
        </w:pPrChange>
      </w:pPr>
      <w:ins w:author="Matthew Barbour" w:date="2017-09-11T12:55:05.4084702" w:id="323395323">
        <w:r w:rsidRPr="4FB317A3" w:rsidR="4FB317A3">
          <w:rPr>
            <w:rFonts w:ascii="Arial" w:hAnsi="Arial" w:eastAsia="Arial" w:cs="Arial"/>
            <w:noProof/>
            <w:color w:val="000000" w:themeColor="text1" w:themeTint="FF" w:themeShade="FF"/>
            <w:sz w:val="22"/>
            <w:szCs w:val="22"/>
            <w:lang w:val="en-GB"/>
            <w:rPrChange w:author="Matthew Barbour" w:date="2017-09-11T12:55:05.4084702" w:id="1610111763">
              <w:rPr/>
            </w:rPrChange>
          </w:rPr>
          <w:t xml:space="preserve">Barbour, M. A., Fortuna, M. A., Bascompte, J., Nicholson, J. R., Julkunen-Tiitto, R., Jules, E. S., &amp; Crutsinger, G. M. (2016). Genetic specificity of a plant–insect food web: Implications for linking genetic variation to network complexity.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748778552">
              <w:rPr/>
            </w:rPrChange>
          </w:rPr>
          <w:t>Proceedings of the National Academy of Sciences</w:t>
        </w:r>
        <w:r w:rsidRPr="4FB317A3" w:rsidR="4FB317A3">
          <w:rPr>
            <w:rFonts w:ascii="Arial" w:hAnsi="Arial" w:eastAsia="Arial" w:cs="Arial"/>
            <w:noProof/>
            <w:color w:val="000000" w:themeColor="text1" w:themeTint="FF" w:themeShade="FF"/>
            <w:sz w:val="22"/>
            <w:szCs w:val="22"/>
            <w:lang w:val="en-GB"/>
            <w:rPrChange w:author="Matthew Barbour" w:date="2017-09-11T12:55:05.4084702" w:id="993169363">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951961148">
              <w:rPr/>
            </w:rPrChange>
          </w:rPr>
          <w:t>113</w:t>
        </w:r>
        <w:r w:rsidRPr="4FB317A3" w:rsidR="4FB317A3">
          <w:rPr>
            <w:rFonts w:ascii="Arial" w:hAnsi="Arial" w:eastAsia="Arial" w:cs="Arial"/>
            <w:noProof/>
            <w:color w:val="000000" w:themeColor="text1" w:themeTint="FF" w:themeShade="FF"/>
            <w:sz w:val="22"/>
            <w:szCs w:val="22"/>
            <w:lang w:val="en-GB"/>
            <w:rPrChange w:author="Matthew Barbour" w:date="2017-09-11T12:55:05.4084702" w:id="493883216">
              <w:rPr/>
            </w:rPrChange>
          </w:rPr>
          <w:t>(8), 2128–2133.</w:t>
        </w:r>
      </w:ins>
    </w:p>
    <w:p w:rsidR="4FB317A3" w:rsidP="4FB317A3" w:rsidRDefault="4FB317A3" w14:paraId="3A961AF6" w14:textId="3755E1A0">
      <w:pPr>
        <w:ind w:left="480" w:hanging="480"/>
        <w:jc w:val="both"/>
        <w:rPr>
          <w:ins w:author="Matthew Barbour" w:date="2017-09-11T12:55:05.4084702" w:id="1039431524"/>
        </w:rPr>
        <w:pPrChange w:author="Matthew Barbour" w:date="2017-09-11T12:55:05.4084702" w:id="979980485">
          <w:pPr/>
        </w:pPrChange>
      </w:pPr>
      <w:ins w:author="Matthew Barbour" w:date="2017-09-11T12:55:05.4084702" w:id="868366757">
        <w:r w:rsidRPr="4FB317A3" w:rsidR="4FB317A3">
          <w:rPr>
            <w:rFonts w:ascii="Arial" w:hAnsi="Arial" w:eastAsia="Arial" w:cs="Arial"/>
            <w:noProof/>
            <w:color w:val="000000" w:themeColor="text1" w:themeTint="FF" w:themeShade="FF"/>
            <w:sz w:val="22"/>
            <w:szCs w:val="22"/>
            <w:lang w:val="en-GB"/>
            <w:rPrChange w:author="Matthew Barbour" w:date="2017-09-11T12:55:05.4084702" w:id="1240462297">
              <w:rPr/>
            </w:rPrChange>
          </w:rPr>
          <w:t xml:space="preserve">Bascompte, J. (1986). Disentangling the Web of Life.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407385652">
              <w:rPr/>
            </w:rPrChange>
          </w:rPr>
          <w:t>D. Strauss, SIAM Rev.</w:t>
        </w:r>
        <w:r w:rsidRPr="4FB317A3" w:rsidR="4FB317A3">
          <w:rPr>
            <w:rFonts w:ascii="Arial" w:hAnsi="Arial" w:eastAsia="Arial" w:cs="Arial"/>
            <w:noProof/>
            <w:color w:val="000000" w:themeColor="text1" w:themeTint="FF" w:themeShade="FF"/>
            <w:sz w:val="22"/>
            <w:szCs w:val="22"/>
            <w:lang w:val="en-GB"/>
            <w:rPrChange w:author="Matthew Barbour" w:date="2017-09-11T12:55:05.4084702" w:id="1729692622">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900581895">
              <w:rPr/>
            </w:rPrChange>
          </w:rPr>
          <w:t>28</w:t>
        </w:r>
        <w:r w:rsidRPr="4FB317A3" w:rsidR="4FB317A3">
          <w:rPr>
            <w:rFonts w:ascii="Arial" w:hAnsi="Arial" w:eastAsia="Arial" w:cs="Arial"/>
            <w:noProof/>
            <w:color w:val="000000" w:themeColor="text1" w:themeTint="FF" w:themeShade="FF"/>
            <w:sz w:val="22"/>
            <w:szCs w:val="22"/>
            <w:lang w:val="en-GB"/>
            <w:rPrChange w:author="Matthew Barbour" w:date="2017-09-11T12:55:05.4084702" w:id="1923440835">
              <w:rPr/>
            </w:rPrChange>
          </w:rPr>
          <w:t>, 513.</w:t>
        </w:r>
      </w:ins>
    </w:p>
    <w:p w:rsidR="4FB317A3" w:rsidP="4FB317A3" w:rsidRDefault="4FB317A3" w14:paraId="0D14C80C" w14:textId="3755E1A0">
      <w:pPr>
        <w:ind w:left="480" w:hanging="480"/>
        <w:jc w:val="both"/>
        <w:rPr>
          <w:ins w:author="Matthew Barbour" w:date="2017-09-11T12:55:05.4084702" w:id="1061495869"/>
        </w:rPr>
        <w:pPrChange w:author="Matthew Barbour" w:date="2017-09-11T12:55:05.4084702" w:id="629552709">
          <w:pPr/>
        </w:pPrChange>
      </w:pPr>
      <w:ins w:author="Matthew Barbour" w:date="2017-09-11T12:55:05.4084702" w:id="1798371097">
        <w:r w:rsidRPr="4FB317A3" w:rsidR="4FB317A3">
          <w:rPr>
            <w:rFonts w:ascii="Arial" w:hAnsi="Arial" w:eastAsia="Arial" w:cs="Arial"/>
            <w:noProof/>
            <w:color w:val="000000" w:themeColor="text1" w:themeTint="FF" w:themeShade="FF"/>
            <w:sz w:val="22"/>
            <w:szCs w:val="22"/>
            <w:lang w:val="en-GB"/>
            <w:rPrChange w:author="Matthew Barbour" w:date="2017-09-11T12:55:05.4084702" w:id="361303681">
              <w:rPr/>
            </w:rPrChange>
          </w:rPr>
          <w:t xml:space="preserve">Bascompte, J., Jordano, P., Melián, C. J., &amp; Olesen, J. M. (2003). The nested assembly of plant–animal mutualistic networks.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910328155">
              <w:rPr/>
            </w:rPrChange>
          </w:rPr>
          <w:t>Proceedings of the National Academy of Sciences</w:t>
        </w:r>
        <w:r w:rsidRPr="4FB317A3" w:rsidR="4FB317A3">
          <w:rPr>
            <w:rFonts w:ascii="Arial" w:hAnsi="Arial" w:eastAsia="Arial" w:cs="Arial"/>
            <w:noProof/>
            <w:color w:val="000000" w:themeColor="text1" w:themeTint="FF" w:themeShade="FF"/>
            <w:sz w:val="22"/>
            <w:szCs w:val="22"/>
            <w:lang w:val="en-GB"/>
            <w:rPrChange w:author="Matthew Barbour" w:date="2017-09-11T12:55:05.4084702" w:id="926054318">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322587446">
              <w:rPr/>
            </w:rPrChange>
          </w:rPr>
          <w:t>100</w:t>
        </w:r>
        <w:r w:rsidRPr="4FB317A3" w:rsidR="4FB317A3">
          <w:rPr>
            <w:rFonts w:ascii="Arial" w:hAnsi="Arial" w:eastAsia="Arial" w:cs="Arial"/>
            <w:noProof/>
            <w:color w:val="000000" w:themeColor="text1" w:themeTint="FF" w:themeShade="FF"/>
            <w:sz w:val="22"/>
            <w:szCs w:val="22"/>
            <w:lang w:val="en-GB"/>
            <w:rPrChange w:author="Matthew Barbour" w:date="2017-09-11T12:55:05.4084702" w:id="1375698870">
              <w:rPr/>
            </w:rPrChange>
          </w:rPr>
          <w:t>(16), 9383–9387.</w:t>
        </w:r>
      </w:ins>
    </w:p>
    <w:p w:rsidR="4FB317A3" w:rsidP="4FB317A3" w:rsidRDefault="4FB317A3" w14:paraId="59573F31" w14:textId="3755E1A0">
      <w:pPr>
        <w:ind w:left="480" w:hanging="480"/>
        <w:jc w:val="both"/>
        <w:rPr>
          <w:ins w:author="Matthew Barbour" w:date="2017-09-11T12:55:05.4084702" w:id="1530277502"/>
        </w:rPr>
        <w:pPrChange w:author="Matthew Barbour" w:date="2017-09-11T12:55:05.4084702" w:id="1189543244">
          <w:pPr/>
        </w:pPrChange>
      </w:pPr>
      <w:ins w:author="Matthew Barbour" w:date="2017-09-11T12:55:05.4084702" w:id="433324932">
        <w:r w:rsidRPr="4FB317A3" w:rsidR="4FB317A3">
          <w:rPr>
            <w:rFonts w:ascii="Arial" w:hAnsi="Arial" w:eastAsia="Arial" w:cs="Arial"/>
            <w:noProof/>
            <w:color w:val="000000" w:themeColor="text1" w:themeTint="FF" w:themeShade="FF"/>
            <w:sz w:val="22"/>
            <w:szCs w:val="22"/>
            <w:lang w:val="en-GB"/>
            <w:rPrChange w:author="Matthew Barbour" w:date="2017-09-11T12:55:05.4084702" w:id="782146769">
              <w:rPr/>
            </w:rPrChange>
          </w:rPr>
          <w:t xml:space="preserve">Beckett, S. J. (2016). Improved community detection in weighted bipartite networks.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978281192">
              <w:rPr/>
            </w:rPrChange>
          </w:rPr>
          <w:t>Royal Society Open Science</w:t>
        </w:r>
        <w:r w:rsidRPr="4FB317A3" w:rsidR="4FB317A3">
          <w:rPr>
            <w:rFonts w:ascii="Arial" w:hAnsi="Arial" w:eastAsia="Arial" w:cs="Arial"/>
            <w:noProof/>
            <w:color w:val="000000" w:themeColor="text1" w:themeTint="FF" w:themeShade="FF"/>
            <w:sz w:val="22"/>
            <w:szCs w:val="22"/>
            <w:lang w:val="en-GB"/>
            <w:rPrChange w:author="Matthew Barbour" w:date="2017-09-11T12:55:05.4084702" w:id="1619501848">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769797354">
              <w:rPr/>
            </w:rPrChange>
          </w:rPr>
          <w:t>3</w:t>
        </w:r>
        <w:r w:rsidRPr="4FB317A3" w:rsidR="4FB317A3">
          <w:rPr>
            <w:rFonts w:ascii="Arial" w:hAnsi="Arial" w:eastAsia="Arial" w:cs="Arial"/>
            <w:noProof/>
            <w:color w:val="000000" w:themeColor="text1" w:themeTint="FF" w:themeShade="FF"/>
            <w:sz w:val="22"/>
            <w:szCs w:val="22"/>
            <w:lang w:val="en-GB"/>
            <w:rPrChange w:author="Matthew Barbour" w:date="2017-09-11T12:55:05.4084702" w:id="1341281784">
              <w:rPr/>
            </w:rPrChange>
          </w:rPr>
          <w:t>(1), 140536.</w:t>
        </w:r>
      </w:ins>
    </w:p>
    <w:p w:rsidR="4FB317A3" w:rsidP="4FB317A3" w:rsidRDefault="4FB317A3" w14:paraId="0DDF2684" w14:textId="3755E1A0">
      <w:pPr>
        <w:ind w:left="480" w:hanging="480"/>
        <w:jc w:val="both"/>
        <w:rPr>
          <w:ins w:author="Matthew Barbour" w:date="2017-09-11T12:55:05.4084702" w:id="1412811699"/>
        </w:rPr>
        <w:pPrChange w:author="Matthew Barbour" w:date="2017-09-11T12:55:05.4084702" w:id="1590760942">
          <w:pPr/>
        </w:pPrChange>
      </w:pPr>
      <w:ins w:author="Matthew Barbour" w:date="2017-09-11T12:55:05.4084702" w:id="1182300443">
        <w:r w:rsidRPr="4FB317A3" w:rsidR="4FB317A3">
          <w:rPr>
            <w:rFonts w:ascii="Arial" w:hAnsi="Arial" w:eastAsia="Arial" w:cs="Arial"/>
            <w:noProof/>
            <w:color w:val="000000" w:themeColor="text1" w:themeTint="FF" w:themeShade="FF"/>
            <w:sz w:val="22"/>
            <w:szCs w:val="22"/>
            <w:lang w:val="en-GB"/>
            <w:rPrChange w:author="Matthew Barbour" w:date="2017-09-11T12:55:05.4084702" w:id="1441429061">
              <w:rPr/>
            </w:rPrChange>
          </w:rPr>
          <w:t xml:space="preserve">Cadotte, M. W. (2017). Functional traits explain ecosystem function through opposing mechanisms.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378408322">
              <w:rPr/>
            </w:rPrChange>
          </w:rPr>
          <w:t>Ecology Letters</w:t>
        </w:r>
        <w:r w:rsidRPr="4FB317A3" w:rsidR="4FB317A3">
          <w:rPr>
            <w:rFonts w:ascii="Arial" w:hAnsi="Arial" w:eastAsia="Arial" w:cs="Arial"/>
            <w:noProof/>
            <w:color w:val="000000" w:themeColor="text1" w:themeTint="FF" w:themeShade="FF"/>
            <w:sz w:val="22"/>
            <w:szCs w:val="22"/>
            <w:lang w:val="en-GB"/>
            <w:rPrChange w:author="Matthew Barbour" w:date="2017-09-11T12:55:05.4084702" w:id="728544286">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006845335">
              <w:rPr/>
            </w:rPrChange>
          </w:rPr>
          <w:t>20</w:t>
        </w:r>
        <w:r w:rsidRPr="4FB317A3" w:rsidR="4FB317A3">
          <w:rPr>
            <w:rFonts w:ascii="Arial" w:hAnsi="Arial" w:eastAsia="Arial" w:cs="Arial"/>
            <w:noProof/>
            <w:color w:val="000000" w:themeColor="text1" w:themeTint="FF" w:themeShade="FF"/>
            <w:sz w:val="22"/>
            <w:szCs w:val="22"/>
            <w:lang w:val="en-GB"/>
            <w:rPrChange w:author="Matthew Barbour" w:date="2017-09-11T12:55:05.4084702" w:id="1288059656">
              <w:rPr/>
            </w:rPrChange>
          </w:rPr>
          <w:t>(8), 989–996.</w:t>
        </w:r>
      </w:ins>
    </w:p>
    <w:p w:rsidR="4FB317A3" w:rsidP="4FB317A3" w:rsidRDefault="4FB317A3" w14:paraId="6122B853" w14:textId="3755E1A0">
      <w:pPr>
        <w:ind w:left="480" w:hanging="480"/>
        <w:jc w:val="both"/>
        <w:rPr>
          <w:ins w:author="Matthew Barbour" w:date="2017-09-11T12:55:05.4084702" w:id="298793948"/>
        </w:rPr>
        <w:pPrChange w:author="Matthew Barbour" w:date="2017-09-11T12:55:05.4084702" w:id="207083092">
          <w:pPr/>
        </w:pPrChange>
      </w:pPr>
      <w:ins w:author="Matthew Barbour" w:date="2017-09-11T12:55:05.4084702" w:id="1262645344">
        <w:r w:rsidRPr="4FB317A3" w:rsidR="4FB317A3">
          <w:rPr>
            <w:rFonts w:ascii="Arial" w:hAnsi="Arial" w:eastAsia="Arial" w:cs="Arial"/>
            <w:noProof/>
            <w:color w:val="000000" w:themeColor="text1" w:themeTint="FF" w:themeShade="FF"/>
            <w:sz w:val="22"/>
            <w:szCs w:val="22"/>
            <w:lang w:val="en-GB"/>
            <w:rPrChange w:author="Matthew Barbour" w:date="2017-09-11T12:55:05.4084702" w:id="1105333414">
              <w:rPr/>
            </w:rPrChange>
          </w:rPr>
          <w:t xml:space="preserve">Cadotte, M. W., Cavender-Bares, J., Tilman, D., &amp; Oakley, T. H. (2009). Using phylogenetic, functional and trait diversity to understand patterns of plant community productivity.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673739771">
              <w:rPr/>
            </w:rPrChange>
          </w:rPr>
          <w:t>PloS One</w:t>
        </w:r>
        <w:r w:rsidRPr="4FB317A3" w:rsidR="4FB317A3">
          <w:rPr>
            <w:rFonts w:ascii="Arial" w:hAnsi="Arial" w:eastAsia="Arial" w:cs="Arial"/>
            <w:noProof/>
            <w:color w:val="000000" w:themeColor="text1" w:themeTint="FF" w:themeShade="FF"/>
            <w:sz w:val="22"/>
            <w:szCs w:val="22"/>
            <w:lang w:val="en-GB"/>
            <w:rPrChange w:author="Matthew Barbour" w:date="2017-09-11T12:55:05.4084702" w:id="42160">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955269026">
              <w:rPr/>
            </w:rPrChange>
          </w:rPr>
          <w:t>4</w:t>
        </w:r>
        <w:r w:rsidRPr="4FB317A3" w:rsidR="4FB317A3">
          <w:rPr>
            <w:rFonts w:ascii="Arial" w:hAnsi="Arial" w:eastAsia="Arial" w:cs="Arial"/>
            <w:noProof/>
            <w:color w:val="000000" w:themeColor="text1" w:themeTint="FF" w:themeShade="FF"/>
            <w:sz w:val="22"/>
            <w:szCs w:val="22"/>
            <w:lang w:val="en-GB"/>
            <w:rPrChange w:author="Matthew Barbour" w:date="2017-09-11T12:55:05.4084702" w:id="1902454636">
              <w:rPr/>
            </w:rPrChange>
          </w:rPr>
          <w:t>(5), e5695.</w:t>
        </w:r>
      </w:ins>
    </w:p>
    <w:p w:rsidR="4FB317A3" w:rsidP="4FB317A3" w:rsidRDefault="4FB317A3" w14:paraId="0C4B968E" w14:textId="3755E1A0">
      <w:pPr>
        <w:ind w:left="480" w:hanging="480"/>
        <w:jc w:val="both"/>
        <w:rPr>
          <w:ins w:author="Matthew Barbour" w:date="2017-09-11T12:55:05.4084702" w:id="1095180100"/>
        </w:rPr>
        <w:pPrChange w:author="Matthew Barbour" w:date="2017-09-11T12:55:05.4084702" w:id="1282997236">
          <w:pPr/>
        </w:pPrChange>
      </w:pPr>
      <w:ins w:author="Matthew Barbour" w:date="2017-09-11T12:55:05.4084702" w:id="1634337672">
        <w:r w:rsidRPr="4FB317A3" w:rsidR="4FB317A3">
          <w:rPr>
            <w:rFonts w:ascii="Arial" w:hAnsi="Arial" w:eastAsia="Arial" w:cs="Arial"/>
            <w:noProof/>
            <w:color w:val="000000" w:themeColor="text1" w:themeTint="FF" w:themeShade="FF"/>
            <w:sz w:val="22"/>
            <w:szCs w:val="22"/>
            <w:lang w:val="en-GB"/>
            <w:rPrChange w:author="Matthew Barbour" w:date="2017-09-11T12:55:05.4084702" w:id="903787395">
              <w:rPr/>
            </w:rPrChange>
          </w:rPr>
          <w:t xml:space="preserve">Cardinale, B. J., Duffy, J. E., Gonzalez, A., Hooper, D. U., Perrings, C., Venail, P., … Naeem, S. (2012). Biodiversity loss and its impact on humanity.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757121439">
              <w:rPr/>
            </w:rPrChange>
          </w:rPr>
          <w:t>Nature</w:t>
        </w:r>
        <w:r w:rsidRPr="4FB317A3" w:rsidR="4FB317A3">
          <w:rPr>
            <w:rFonts w:ascii="Arial" w:hAnsi="Arial" w:eastAsia="Arial" w:cs="Arial"/>
            <w:noProof/>
            <w:color w:val="000000" w:themeColor="text1" w:themeTint="FF" w:themeShade="FF"/>
            <w:sz w:val="22"/>
            <w:szCs w:val="22"/>
            <w:lang w:val="en-GB"/>
            <w:rPrChange w:author="Matthew Barbour" w:date="2017-09-11T12:55:05.4084702" w:id="979536765">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19102660">
              <w:rPr/>
            </w:rPrChange>
          </w:rPr>
          <w:t>486</w:t>
        </w:r>
        <w:r w:rsidRPr="4FB317A3" w:rsidR="4FB317A3">
          <w:rPr>
            <w:rFonts w:ascii="Arial" w:hAnsi="Arial" w:eastAsia="Arial" w:cs="Arial"/>
            <w:noProof/>
            <w:color w:val="000000" w:themeColor="text1" w:themeTint="FF" w:themeShade="FF"/>
            <w:sz w:val="22"/>
            <w:szCs w:val="22"/>
            <w:lang w:val="en-GB"/>
            <w:rPrChange w:author="Matthew Barbour" w:date="2017-09-11T12:55:05.4084702" w:id="1485452508">
              <w:rPr/>
            </w:rPrChange>
          </w:rPr>
          <w:t>(7401), 59–67.</w:t>
        </w:r>
      </w:ins>
    </w:p>
    <w:p w:rsidR="4FB317A3" w:rsidP="4FB317A3" w:rsidRDefault="4FB317A3" w14:paraId="78A74877" w14:textId="3755E1A0">
      <w:pPr>
        <w:ind w:left="480" w:hanging="480"/>
        <w:jc w:val="both"/>
        <w:rPr>
          <w:ins w:author="Matthew Barbour" w:date="2017-09-11T12:55:05.4084702" w:id="1674568620"/>
        </w:rPr>
        <w:pPrChange w:author="Matthew Barbour" w:date="2017-09-11T12:55:05.4084702" w:id="1649799075">
          <w:pPr/>
        </w:pPrChange>
      </w:pPr>
      <w:ins w:author="Matthew Barbour" w:date="2017-09-11T12:55:05.4084702" w:id="980559054">
        <w:r w:rsidRPr="4FB317A3" w:rsidR="4FB317A3">
          <w:rPr>
            <w:rFonts w:ascii="Arial" w:hAnsi="Arial" w:eastAsia="Arial" w:cs="Arial"/>
            <w:noProof/>
            <w:color w:val="000000" w:themeColor="text1" w:themeTint="FF" w:themeShade="FF"/>
            <w:sz w:val="22"/>
            <w:szCs w:val="22"/>
            <w:lang w:val="en-GB"/>
            <w:rPrChange w:author="Matthew Barbour" w:date="2017-09-11T12:55:05.4084702" w:id="1834766330">
              <w:rPr/>
            </w:rPrChange>
          </w:rPr>
          <w:t xml:space="preserve">Crea, C., Ali, R. A., &amp; Rader, R. (2016). A new model for ecological networks using species-level traits.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559844431">
              <w:rPr/>
            </w:rPrChange>
          </w:rPr>
          <w:t>Methods in Ecology and Evolution / British Ecological Society</w:t>
        </w:r>
        <w:r w:rsidRPr="4FB317A3" w:rsidR="4FB317A3">
          <w:rPr>
            <w:rFonts w:ascii="Arial" w:hAnsi="Arial" w:eastAsia="Arial" w:cs="Arial"/>
            <w:noProof/>
            <w:color w:val="000000" w:themeColor="text1" w:themeTint="FF" w:themeShade="FF"/>
            <w:sz w:val="22"/>
            <w:szCs w:val="22"/>
            <w:lang w:val="en-GB"/>
            <w:rPrChange w:author="Matthew Barbour" w:date="2017-09-11T12:55:05.4084702" w:id="1169814379">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663085671">
              <w:rPr/>
            </w:rPrChange>
          </w:rPr>
          <w:t>7</w:t>
        </w:r>
        <w:r w:rsidRPr="4FB317A3" w:rsidR="4FB317A3">
          <w:rPr>
            <w:rFonts w:ascii="Arial" w:hAnsi="Arial" w:eastAsia="Arial" w:cs="Arial"/>
            <w:noProof/>
            <w:color w:val="000000" w:themeColor="text1" w:themeTint="FF" w:themeShade="FF"/>
            <w:sz w:val="22"/>
            <w:szCs w:val="22"/>
            <w:lang w:val="en-GB"/>
            <w:rPrChange w:author="Matthew Barbour" w:date="2017-09-11T12:55:05.4084702" w:id="873883081">
              <w:rPr/>
            </w:rPrChange>
          </w:rPr>
          <w:t>(2), 232–241.</w:t>
        </w:r>
      </w:ins>
    </w:p>
    <w:p w:rsidR="4FB317A3" w:rsidP="4FB317A3" w:rsidRDefault="4FB317A3" w14:paraId="55E3ECF9" w14:textId="3755E1A0">
      <w:pPr>
        <w:ind w:left="480" w:hanging="480"/>
        <w:jc w:val="both"/>
        <w:rPr>
          <w:ins w:author="Matthew Barbour" w:date="2017-09-11T12:55:05.4084702" w:id="251436199"/>
        </w:rPr>
        <w:pPrChange w:author="Matthew Barbour" w:date="2017-09-11T12:55:05.4084702" w:id="545032513">
          <w:pPr/>
        </w:pPrChange>
      </w:pPr>
      <w:ins w:author="Matthew Barbour" w:date="2017-09-11T12:55:05.4084702" w:id="50919053">
        <w:r w:rsidRPr="4FB317A3" w:rsidR="4FB317A3">
          <w:rPr>
            <w:rFonts w:ascii="Arial" w:hAnsi="Arial" w:eastAsia="Arial" w:cs="Arial"/>
            <w:noProof/>
            <w:color w:val="000000" w:themeColor="text1" w:themeTint="FF" w:themeShade="FF"/>
            <w:sz w:val="22"/>
            <w:szCs w:val="22"/>
            <w:lang w:val="en-GB"/>
            <w:rPrChange w:author="Matthew Barbour" w:date="2017-09-11T12:55:05.4084702" w:id="2024591797">
              <w:rPr/>
            </w:rPrChange>
          </w:rPr>
          <w:t xml:space="preserve">Elton, C. (1958).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547392179">
              <w:rPr/>
            </w:rPrChange>
          </w:rPr>
          <w:t>The Ecology of Invasions by Plants and Animals</w:t>
        </w:r>
        <w:r w:rsidRPr="4FB317A3" w:rsidR="4FB317A3">
          <w:rPr>
            <w:rFonts w:ascii="Arial" w:hAnsi="Arial" w:eastAsia="Arial" w:cs="Arial"/>
            <w:noProof/>
            <w:color w:val="000000" w:themeColor="text1" w:themeTint="FF" w:themeShade="FF"/>
            <w:sz w:val="22"/>
            <w:szCs w:val="22"/>
            <w:lang w:val="en-GB"/>
            <w:rPrChange w:author="Matthew Barbour" w:date="2017-09-11T12:55:05.4084702" w:id="459152834">
              <w:rPr/>
            </w:rPrChange>
          </w:rPr>
          <w:t>.</w:t>
        </w:r>
      </w:ins>
    </w:p>
    <w:p w:rsidR="4FB317A3" w:rsidP="4FB317A3" w:rsidRDefault="4FB317A3" w14:paraId="04FFC87F" w14:textId="3755E1A0">
      <w:pPr>
        <w:ind w:left="480" w:hanging="480"/>
        <w:jc w:val="both"/>
        <w:rPr>
          <w:ins w:author="Matthew Barbour" w:date="2017-09-11T12:55:05.4084702" w:id="1253710490"/>
        </w:rPr>
        <w:pPrChange w:author="Matthew Barbour" w:date="2017-09-11T12:55:05.4084702" w:id="629510549">
          <w:pPr/>
        </w:pPrChange>
      </w:pPr>
      <w:ins w:author="Matthew Barbour" w:date="2017-09-11T12:55:05.4084702" w:id="32586189">
        <w:r w:rsidRPr="4FB317A3" w:rsidR="4FB317A3">
          <w:rPr>
            <w:rFonts w:ascii="Arial" w:hAnsi="Arial" w:eastAsia="Arial" w:cs="Arial"/>
            <w:noProof/>
            <w:color w:val="000000" w:themeColor="text1" w:themeTint="FF" w:themeShade="FF"/>
            <w:sz w:val="22"/>
            <w:szCs w:val="22"/>
            <w:lang w:val="en-GB"/>
            <w:rPrChange w:author="Matthew Barbour" w:date="2017-09-11T12:55:05.4084702" w:id="510311441">
              <w:rPr/>
            </w:rPrChange>
          </w:rPr>
          <w:t xml:space="preserve">Fortuna, M. A., Ortega, R., &amp; Bascompte, J. (2014, March 11).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918026386">
              <w:rPr/>
            </w:rPrChange>
          </w:rPr>
          <w:t>The Web of Life</w:t>
        </w:r>
        <w:r w:rsidRPr="4FB317A3" w:rsidR="4FB317A3">
          <w:rPr>
            <w:rFonts w:ascii="Arial" w:hAnsi="Arial" w:eastAsia="Arial" w:cs="Arial"/>
            <w:noProof/>
            <w:color w:val="000000" w:themeColor="text1" w:themeTint="FF" w:themeShade="FF"/>
            <w:sz w:val="22"/>
            <w:szCs w:val="22"/>
            <w:lang w:val="en-GB"/>
            <w:rPrChange w:author="Matthew Barbour" w:date="2017-09-11T12:55:05.4084702" w:id="497516456">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810892621">
              <w:rPr/>
            </w:rPrChange>
          </w:rPr>
          <w:t>arXiv [q-bio.PE]</w:t>
        </w:r>
        <w:r w:rsidRPr="4FB317A3" w:rsidR="4FB317A3">
          <w:rPr>
            <w:rFonts w:ascii="Arial" w:hAnsi="Arial" w:eastAsia="Arial" w:cs="Arial"/>
            <w:noProof/>
            <w:color w:val="000000" w:themeColor="text1" w:themeTint="FF" w:themeShade="FF"/>
            <w:sz w:val="22"/>
            <w:szCs w:val="22"/>
            <w:lang w:val="en-GB"/>
            <w:rPrChange w:author="Matthew Barbour" w:date="2017-09-11T12:55:05.4084702" w:id="1364737679">
              <w:rPr/>
            </w:rPrChange>
          </w:rPr>
          <w:t xml:space="preserve">. Retrieved from </w:t>
        </w:r>
        <w:r w:rsidRPr="4FB317A3" w:rsidR="4FB317A3">
          <w:rPr>
            <w:rFonts w:ascii="Arial" w:hAnsi="Arial" w:eastAsia="Arial" w:cs="Arial"/>
            <w:noProof/>
            <w:color w:val="000000" w:themeColor="text1" w:themeTint="FF" w:themeShade="FF"/>
            <w:sz w:val="22"/>
            <w:szCs w:val="22"/>
            <w:lang w:val="en-GB"/>
            <w:rPrChange w:author="Matthew Barbour" w:date="2017-09-11T12:55:05.4084702" w:id="701959099">
              <w:rPr/>
            </w:rPrChange>
          </w:rPr>
          <w:t>http://arxiv.org/abs/1403.2575</w:t>
        </w:r>
      </w:ins>
    </w:p>
    <w:p w:rsidR="4FB317A3" w:rsidP="4FB317A3" w:rsidRDefault="4FB317A3" w14:paraId="4F23B0AB" w14:textId="3755E1A0">
      <w:pPr>
        <w:ind w:left="480" w:hanging="480"/>
        <w:jc w:val="both"/>
        <w:rPr>
          <w:ins w:author="Matthew Barbour" w:date="2017-09-11T12:55:05.4084702" w:id="1411174842"/>
        </w:rPr>
        <w:pPrChange w:author="Matthew Barbour" w:date="2017-09-11T12:55:05.4084702" w:id="210006479">
          <w:pPr/>
        </w:pPrChange>
      </w:pPr>
      <w:ins w:author="Matthew Barbour" w:date="2017-09-11T12:55:05.4084702" w:id="678353943">
        <w:r w:rsidRPr="4FB317A3" w:rsidR="4FB317A3">
          <w:rPr>
            <w:rFonts w:ascii="Arial" w:hAnsi="Arial" w:eastAsia="Arial" w:cs="Arial"/>
            <w:noProof/>
            <w:color w:val="000000" w:themeColor="text1" w:themeTint="FF" w:themeShade="FF"/>
            <w:sz w:val="22"/>
            <w:szCs w:val="22"/>
            <w:lang w:val="en-GB"/>
            <w:rPrChange w:author="Matthew Barbour" w:date="2017-09-11T12:55:05.4084702" w:id="575063677">
              <w:rPr/>
            </w:rPrChange>
          </w:rPr>
          <w:t xml:space="preserve">Gardner, M. R., &amp; Ashby, W. R. (1970). Connectance of large dynamic (cybernetic) systems: critical values for stability.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679487244">
              <w:rPr/>
            </w:rPrChange>
          </w:rPr>
          <w:t>Nature</w:t>
        </w:r>
        <w:r w:rsidRPr="4FB317A3" w:rsidR="4FB317A3">
          <w:rPr>
            <w:rFonts w:ascii="Arial" w:hAnsi="Arial" w:eastAsia="Arial" w:cs="Arial"/>
            <w:noProof/>
            <w:color w:val="000000" w:themeColor="text1" w:themeTint="FF" w:themeShade="FF"/>
            <w:sz w:val="22"/>
            <w:szCs w:val="22"/>
            <w:lang w:val="en-GB"/>
            <w:rPrChange w:author="Matthew Barbour" w:date="2017-09-11T12:55:05.4084702" w:id="2132647823">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2013493606">
              <w:rPr/>
            </w:rPrChange>
          </w:rPr>
          <w:t>228</w:t>
        </w:r>
        <w:r w:rsidRPr="4FB317A3" w:rsidR="4FB317A3">
          <w:rPr>
            <w:rFonts w:ascii="Arial" w:hAnsi="Arial" w:eastAsia="Arial" w:cs="Arial"/>
            <w:noProof/>
            <w:color w:val="000000" w:themeColor="text1" w:themeTint="FF" w:themeShade="FF"/>
            <w:sz w:val="22"/>
            <w:szCs w:val="22"/>
            <w:lang w:val="en-GB"/>
            <w:rPrChange w:author="Matthew Barbour" w:date="2017-09-11T12:55:05.4084702" w:id="1731643992">
              <w:rPr/>
            </w:rPrChange>
          </w:rPr>
          <w:t>(5273), 784.</w:t>
        </w:r>
      </w:ins>
    </w:p>
    <w:p w:rsidR="4FB317A3" w:rsidP="4FB317A3" w:rsidRDefault="4FB317A3" w14:paraId="0C0AB582" w14:textId="3755E1A0">
      <w:pPr>
        <w:ind w:left="480" w:hanging="480"/>
        <w:jc w:val="both"/>
        <w:rPr>
          <w:ins w:author="Matthew Barbour" w:date="2017-09-11T12:55:05.4084702" w:id="1897209675"/>
        </w:rPr>
        <w:pPrChange w:author="Matthew Barbour" w:date="2017-09-11T12:55:05.4084702" w:id="420946563">
          <w:pPr/>
        </w:pPrChange>
      </w:pPr>
      <w:ins w:author="Matthew Barbour" w:date="2017-09-11T12:55:05.4084702" w:id="1844331582">
        <w:r w:rsidRPr="4FB317A3" w:rsidR="4FB317A3">
          <w:rPr>
            <w:rFonts w:ascii="Arial" w:hAnsi="Arial" w:eastAsia="Arial" w:cs="Arial"/>
            <w:noProof/>
            <w:color w:val="000000" w:themeColor="text1" w:themeTint="FF" w:themeShade="FF"/>
            <w:sz w:val="22"/>
            <w:szCs w:val="22"/>
            <w:lang w:val="en-GB"/>
            <w:rPrChange w:author="Matthew Barbour" w:date="2017-09-11T12:55:05.4084702" w:id="158431825">
              <w:rPr/>
            </w:rPrChange>
          </w:rPr>
          <w:t xml:space="preserve">Haddad, N. M., Crutsinger, G. M., Gross, K., Haarstad, J., &amp; Tilman, D. (2011). Plant diversity and the stability of foodwebs.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283228222">
              <w:rPr/>
            </w:rPrChange>
          </w:rPr>
          <w:t>Ecology Letters</w:t>
        </w:r>
        <w:r w:rsidRPr="4FB317A3" w:rsidR="4FB317A3">
          <w:rPr>
            <w:rFonts w:ascii="Arial" w:hAnsi="Arial" w:eastAsia="Arial" w:cs="Arial"/>
            <w:noProof/>
            <w:color w:val="000000" w:themeColor="text1" w:themeTint="FF" w:themeShade="FF"/>
            <w:sz w:val="22"/>
            <w:szCs w:val="22"/>
            <w:lang w:val="en-GB"/>
            <w:rPrChange w:author="Matthew Barbour" w:date="2017-09-11T12:55:05.4084702" w:id="1895468879">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319562652">
              <w:rPr/>
            </w:rPrChange>
          </w:rPr>
          <w:t>14</w:t>
        </w:r>
        <w:r w:rsidRPr="4FB317A3" w:rsidR="4FB317A3">
          <w:rPr>
            <w:rFonts w:ascii="Arial" w:hAnsi="Arial" w:eastAsia="Arial" w:cs="Arial"/>
            <w:noProof/>
            <w:color w:val="000000" w:themeColor="text1" w:themeTint="FF" w:themeShade="FF"/>
            <w:sz w:val="22"/>
            <w:szCs w:val="22"/>
            <w:lang w:val="en-GB"/>
            <w:rPrChange w:author="Matthew Barbour" w:date="2017-09-11T12:55:05.4084702" w:id="728215225">
              <w:rPr/>
            </w:rPrChange>
          </w:rPr>
          <w:t>(1), 42–46.</w:t>
        </w:r>
      </w:ins>
    </w:p>
    <w:p w:rsidR="4FB317A3" w:rsidP="4FB317A3" w:rsidRDefault="4FB317A3" w14:paraId="5E8CD953" w14:textId="3755E1A0">
      <w:pPr>
        <w:ind w:left="480" w:hanging="480"/>
        <w:jc w:val="both"/>
        <w:rPr>
          <w:ins w:author="Matthew Barbour" w:date="2017-09-11T12:55:05.4084702" w:id="1901245082"/>
        </w:rPr>
        <w:pPrChange w:author="Matthew Barbour" w:date="2017-09-11T12:55:05.4084702" w:id="1895413905">
          <w:pPr/>
        </w:pPrChange>
      </w:pPr>
      <w:ins w:author="Matthew Barbour" w:date="2017-09-11T12:55:05.4084702" w:id="388762263">
        <w:r w:rsidRPr="4FB317A3" w:rsidR="4FB317A3">
          <w:rPr>
            <w:rFonts w:ascii="Arial" w:hAnsi="Arial" w:eastAsia="Arial" w:cs="Arial"/>
            <w:noProof/>
            <w:color w:val="000000" w:themeColor="text1" w:themeTint="FF" w:themeShade="FF"/>
            <w:sz w:val="22"/>
            <w:szCs w:val="22"/>
            <w:lang w:val="en-GB"/>
            <w:rPrChange w:author="Matthew Barbour" w:date="2017-09-11T12:55:05.4084702" w:id="1603017986">
              <w:rPr/>
            </w:rPrChange>
          </w:rPr>
          <w:t xml:space="preserve">Hooper, D. U., Chapin, F. S., Ewel, J. J., Hector, A., Inchausti, P., Lavorel, S., … Wardle, D. A. (2005). EFFECTS OF BIODIVERSITY ON ECOSYSTEM FUNCTIONING: A CONSENSUS OF CURRENT KNOWLEDGE.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146654798">
              <w:rPr/>
            </w:rPrChange>
          </w:rPr>
          <w:t>Ecological Monographs</w:t>
        </w:r>
        <w:r w:rsidRPr="4FB317A3" w:rsidR="4FB317A3">
          <w:rPr>
            <w:rFonts w:ascii="Arial" w:hAnsi="Arial" w:eastAsia="Arial" w:cs="Arial"/>
            <w:noProof/>
            <w:color w:val="000000" w:themeColor="text1" w:themeTint="FF" w:themeShade="FF"/>
            <w:sz w:val="22"/>
            <w:szCs w:val="22"/>
            <w:lang w:val="en-GB"/>
            <w:rPrChange w:author="Matthew Barbour" w:date="2017-09-11T12:55:05.4084702" w:id="2096606754">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2078160876">
              <w:rPr/>
            </w:rPrChange>
          </w:rPr>
          <w:t>75</w:t>
        </w:r>
        <w:r w:rsidRPr="4FB317A3" w:rsidR="4FB317A3">
          <w:rPr>
            <w:rFonts w:ascii="Arial" w:hAnsi="Arial" w:eastAsia="Arial" w:cs="Arial"/>
            <w:noProof/>
            <w:color w:val="000000" w:themeColor="text1" w:themeTint="FF" w:themeShade="FF"/>
            <w:sz w:val="22"/>
            <w:szCs w:val="22"/>
            <w:lang w:val="en-GB"/>
            <w:rPrChange w:author="Matthew Barbour" w:date="2017-09-11T12:55:05.4084702" w:id="1355062457">
              <w:rPr/>
            </w:rPrChange>
          </w:rPr>
          <w:t>(1), 3–35.</w:t>
        </w:r>
      </w:ins>
    </w:p>
    <w:p w:rsidR="4FB317A3" w:rsidP="4FB317A3" w:rsidRDefault="4FB317A3" w14:paraId="1A6856B2" w14:textId="3755E1A0">
      <w:pPr>
        <w:ind w:left="480" w:hanging="480"/>
        <w:jc w:val="both"/>
        <w:rPr>
          <w:ins w:author="Matthew Barbour" w:date="2017-09-11T12:55:05.4084702" w:id="393221001"/>
        </w:rPr>
        <w:pPrChange w:author="Matthew Barbour" w:date="2017-09-11T12:55:05.4084702" w:id="2065743204">
          <w:pPr/>
        </w:pPrChange>
      </w:pPr>
      <w:ins w:author="Matthew Barbour" w:date="2017-09-11T12:55:05.4084702" w:id="1382901473">
        <w:r w:rsidRPr="4FB317A3" w:rsidR="4FB317A3">
          <w:rPr>
            <w:rFonts w:ascii="Arial" w:hAnsi="Arial" w:eastAsia="Arial" w:cs="Arial"/>
            <w:noProof/>
            <w:color w:val="000000" w:themeColor="text1" w:themeTint="FF" w:themeShade="FF"/>
            <w:sz w:val="22"/>
            <w:szCs w:val="22"/>
            <w:lang w:val="en-GB"/>
            <w:rPrChange w:author="Matthew Barbour" w:date="2017-09-11T12:55:05.4084702" w:id="871201206">
              <w:rPr/>
            </w:rPrChange>
          </w:rPr>
          <w:t xml:space="preserve">Ings, T. C., Montoya, J. M., Bascompte, J., Blüthgen, N., Brown, L., Dormann, C. F., … Woodward, G. (2009). Ecological networks--beyond food webs.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246809998">
              <w:rPr/>
            </w:rPrChange>
          </w:rPr>
          <w:t>The Journal of Animal Ecology</w:t>
        </w:r>
        <w:r w:rsidRPr="4FB317A3" w:rsidR="4FB317A3">
          <w:rPr>
            <w:rFonts w:ascii="Arial" w:hAnsi="Arial" w:eastAsia="Arial" w:cs="Arial"/>
            <w:noProof/>
            <w:color w:val="000000" w:themeColor="text1" w:themeTint="FF" w:themeShade="FF"/>
            <w:sz w:val="22"/>
            <w:szCs w:val="22"/>
            <w:lang w:val="en-GB"/>
            <w:rPrChange w:author="Matthew Barbour" w:date="2017-09-11T12:55:05.4084702" w:id="61510379">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769069851">
              <w:rPr/>
            </w:rPrChange>
          </w:rPr>
          <w:t>78</w:t>
        </w:r>
        <w:r w:rsidRPr="4FB317A3" w:rsidR="4FB317A3">
          <w:rPr>
            <w:rFonts w:ascii="Arial" w:hAnsi="Arial" w:eastAsia="Arial" w:cs="Arial"/>
            <w:noProof/>
            <w:color w:val="000000" w:themeColor="text1" w:themeTint="FF" w:themeShade="FF"/>
            <w:sz w:val="22"/>
            <w:szCs w:val="22"/>
            <w:lang w:val="en-GB"/>
            <w:rPrChange w:author="Matthew Barbour" w:date="2017-09-11T12:55:05.4084702" w:id="1822043534">
              <w:rPr/>
            </w:rPrChange>
          </w:rPr>
          <w:t>(1), 253–269.</w:t>
        </w:r>
      </w:ins>
    </w:p>
    <w:p w:rsidR="4FB317A3" w:rsidP="4FB317A3" w:rsidRDefault="4FB317A3" w14:paraId="0D9FB2FE" w14:textId="3755E1A0">
      <w:pPr>
        <w:ind w:left="480" w:hanging="480"/>
        <w:jc w:val="both"/>
        <w:rPr>
          <w:ins w:author="Matthew Barbour" w:date="2017-09-11T12:55:05.4084702" w:id="594750702"/>
        </w:rPr>
        <w:pPrChange w:author="Matthew Barbour" w:date="2017-09-11T12:55:05.4084702" w:id="2028974135">
          <w:pPr/>
        </w:pPrChange>
      </w:pPr>
      <w:ins w:author="Matthew Barbour" w:date="2017-09-11T12:55:05.4084702" w:id="351048505">
        <w:r w:rsidRPr="4FB317A3" w:rsidR="4FB317A3">
          <w:rPr>
            <w:rFonts w:ascii="Arial" w:hAnsi="Arial" w:eastAsia="Arial" w:cs="Arial"/>
            <w:noProof/>
            <w:color w:val="000000" w:themeColor="text1" w:themeTint="FF" w:themeShade="FF"/>
            <w:sz w:val="22"/>
            <w:szCs w:val="22"/>
            <w:lang w:val="en-GB"/>
            <w:rPrChange w:author="Matthew Barbour" w:date="2017-09-11T12:55:05.4084702" w:id="581055840">
              <w:rPr/>
            </w:rPrChange>
          </w:rPr>
          <w:t>Ives, A. R. (2005). Community diversity and stability-8: Changing perspectives and changing definitions.</w:t>
        </w:r>
      </w:ins>
    </w:p>
    <w:p w:rsidR="4FB317A3" w:rsidP="4FB317A3" w:rsidRDefault="4FB317A3" w14:paraId="02EE94A9" w14:textId="3755E1A0">
      <w:pPr>
        <w:ind w:left="480" w:hanging="480"/>
        <w:jc w:val="both"/>
        <w:rPr>
          <w:ins w:author="Matthew Barbour" w:date="2017-09-11T12:55:05.4084702" w:id="300721009"/>
        </w:rPr>
        <w:pPrChange w:author="Matthew Barbour" w:date="2017-09-11T12:55:05.4084702" w:id="850544244">
          <w:pPr/>
        </w:pPrChange>
      </w:pPr>
      <w:ins w:author="Matthew Barbour" w:date="2017-09-11T12:55:05.4084702" w:id="983598427">
        <w:r w:rsidRPr="4FB317A3" w:rsidR="4FB317A3">
          <w:rPr>
            <w:rFonts w:ascii="Arial" w:hAnsi="Arial" w:eastAsia="Arial" w:cs="Arial"/>
            <w:noProof/>
            <w:color w:val="000000" w:themeColor="text1" w:themeTint="FF" w:themeShade="FF"/>
            <w:sz w:val="22"/>
            <w:szCs w:val="22"/>
            <w:lang w:val="en-GB"/>
            <w:rPrChange w:author="Matthew Barbour" w:date="2017-09-11T12:55:05.4084702" w:id="888718905">
              <w:rPr/>
            </w:rPrChange>
          </w:rPr>
          <w:t xml:space="preserve">Kattge, J., Diaz, S., Lavorel, S., Prentice, I. C., Leadley, P., Bönisch, G., … Others. (2011). TRY--a global database of plant traits.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783789116">
              <w:rPr/>
            </w:rPrChange>
          </w:rPr>
          <w:t>Global Change Biology</w:t>
        </w:r>
        <w:r w:rsidRPr="4FB317A3" w:rsidR="4FB317A3">
          <w:rPr>
            <w:rFonts w:ascii="Arial" w:hAnsi="Arial" w:eastAsia="Arial" w:cs="Arial"/>
            <w:noProof/>
            <w:color w:val="000000" w:themeColor="text1" w:themeTint="FF" w:themeShade="FF"/>
            <w:sz w:val="22"/>
            <w:szCs w:val="22"/>
            <w:lang w:val="en-GB"/>
            <w:rPrChange w:author="Matthew Barbour" w:date="2017-09-11T12:55:05.4084702" w:id="2090408275">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988396221">
              <w:rPr/>
            </w:rPrChange>
          </w:rPr>
          <w:t>17</w:t>
        </w:r>
        <w:r w:rsidRPr="4FB317A3" w:rsidR="4FB317A3">
          <w:rPr>
            <w:rFonts w:ascii="Arial" w:hAnsi="Arial" w:eastAsia="Arial" w:cs="Arial"/>
            <w:noProof/>
            <w:color w:val="000000" w:themeColor="text1" w:themeTint="FF" w:themeShade="FF"/>
            <w:sz w:val="22"/>
            <w:szCs w:val="22"/>
            <w:lang w:val="en-GB"/>
            <w:rPrChange w:author="Matthew Barbour" w:date="2017-09-11T12:55:05.4084702" w:id="613416955">
              <w:rPr/>
            </w:rPrChange>
          </w:rPr>
          <w:t>(9), 2905–2935.</w:t>
        </w:r>
      </w:ins>
    </w:p>
    <w:p w:rsidR="4FB317A3" w:rsidP="4FB317A3" w:rsidRDefault="4FB317A3" w14:paraId="52140DE8" w14:textId="3755E1A0">
      <w:pPr>
        <w:ind w:left="480" w:hanging="480"/>
        <w:jc w:val="both"/>
        <w:rPr>
          <w:ins w:author="Matthew Barbour" w:date="2017-09-11T12:55:05.4084702" w:id="1909203340"/>
        </w:rPr>
        <w:pPrChange w:author="Matthew Barbour" w:date="2017-09-11T12:55:05.4084702" w:id="1422130358">
          <w:pPr/>
        </w:pPrChange>
      </w:pPr>
      <w:ins w:author="Matthew Barbour" w:date="2017-09-11T12:55:05.4084702" w:id="261804291">
        <w:r w:rsidRPr="4FB317A3" w:rsidR="4FB317A3">
          <w:rPr>
            <w:rFonts w:ascii="Arial" w:hAnsi="Arial" w:eastAsia="Arial" w:cs="Arial"/>
            <w:noProof/>
            <w:color w:val="000000" w:themeColor="text1" w:themeTint="FF" w:themeShade="FF"/>
            <w:sz w:val="22"/>
            <w:szCs w:val="22"/>
            <w:lang w:val="en-GB"/>
            <w:rPrChange w:author="Matthew Barbour" w:date="2017-09-11T12:55:05.4084702" w:id="503450967">
              <w:rPr/>
            </w:rPrChange>
          </w:rPr>
          <w:t xml:space="preserve">MacArthur, R. (1955). Fluctuations of Animal Populations and a Measure of Community Stability.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860507184">
              <w:rPr/>
            </w:rPrChange>
          </w:rPr>
          <w:t>Ecology</w:t>
        </w:r>
        <w:r w:rsidRPr="4FB317A3" w:rsidR="4FB317A3">
          <w:rPr>
            <w:rFonts w:ascii="Arial" w:hAnsi="Arial" w:eastAsia="Arial" w:cs="Arial"/>
            <w:noProof/>
            <w:color w:val="000000" w:themeColor="text1" w:themeTint="FF" w:themeShade="FF"/>
            <w:sz w:val="22"/>
            <w:szCs w:val="22"/>
            <w:lang w:val="en-GB"/>
            <w:rPrChange w:author="Matthew Barbour" w:date="2017-09-11T12:55:05.4084702" w:id="1929579863">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497079823">
              <w:rPr/>
            </w:rPrChange>
          </w:rPr>
          <w:t>36</w:t>
        </w:r>
        <w:r w:rsidRPr="4FB317A3" w:rsidR="4FB317A3">
          <w:rPr>
            <w:rFonts w:ascii="Arial" w:hAnsi="Arial" w:eastAsia="Arial" w:cs="Arial"/>
            <w:noProof/>
            <w:color w:val="000000" w:themeColor="text1" w:themeTint="FF" w:themeShade="FF"/>
            <w:sz w:val="22"/>
            <w:szCs w:val="22"/>
            <w:lang w:val="en-GB"/>
            <w:rPrChange w:author="Matthew Barbour" w:date="2017-09-11T12:55:05.4084702" w:id="747790428">
              <w:rPr/>
            </w:rPrChange>
          </w:rPr>
          <w:t>(3), 533–536.</w:t>
        </w:r>
      </w:ins>
    </w:p>
    <w:p w:rsidR="4FB317A3" w:rsidP="4FB317A3" w:rsidRDefault="4FB317A3" w14:paraId="47075579" w14:textId="3755E1A0">
      <w:pPr>
        <w:ind w:left="480" w:hanging="480"/>
        <w:jc w:val="both"/>
        <w:rPr>
          <w:ins w:author="Matthew Barbour" w:date="2017-09-11T12:55:05.4084702" w:id="749746350"/>
        </w:rPr>
        <w:pPrChange w:author="Matthew Barbour" w:date="2017-09-11T12:55:05.4084702" w:id="925725809">
          <w:pPr/>
        </w:pPrChange>
      </w:pPr>
      <w:ins w:author="Matthew Barbour" w:date="2017-09-11T12:55:05.4084702" w:id="1702787948">
        <w:r w:rsidRPr="4FB317A3" w:rsidR="4FB317A3">
          <w:rPr>
            <w:rFonts w:ascii="Arial" w:hAnsi="Arial" w:eastAsia="Arial" w:cs="Arial"/>
            <w:noProof/>
            <w:color w:val="000000" w:themeColor="text1" w:themeTint="FF" w:themeShade="FF"/>
            <w:sz w:val="22"/>
            <w:szCs w:val="22"/>
            <w:lang w:val="en-GB"/>
            <w:rPrChange w:author="Matthew Barbour" w:date="2017-09-11T12:55:05.4084702" w:id="680387442">
              <w:rPr/>
            </w:rPrChange>
          </w:rPr>
          <w:t xml:space="preserve">May, R. M. (1972). Will a large complex system be stable?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323033261">
              <w:rPr/>
            </w:rPrChange>
          </w:rPr>
          <w:t>Nature</w:t>
        </w:r>
        <w:r w:rsidRPr="4FB317A3" w:rsidR="4FB317A3">
          <w:rPr>
            <w:rFonts w:ascii="Arial" w:hAnsi="Arial" w:eastAsia="Arial" w:cs="Arial"/>
            <w:noProof/>
            <w:color w:val="000000" w:themeColor="text1" w:themeTint="FF" w:themeShade="FF"/>
            <w:sz w:val="22"/>
            <w:szCs w:val="22"/>
            <w:lang w:val="en-GB"/>
            <w:rPrChange w:author="Matthew Barbour" w:date="2017-09-11T12:55:05.4084702" w:id="1470775133">
              <w:rPr/>
            </w:rPrChange>
          </w:rPr>
          <w:t xml:space="preserve">. Retrieved from </w:t>
        </w:r>
        <w:r w:rsidRPr="4FB317A3" w:rsidR="4FB317A3">
          <w:rPr>
            <w:rFonts w:ascii="Arial" w:hAnsi="Arial" w:eastAsia="Arial" w:cs="Arial"/>
            <w:noProof/>
            <w:color w:val="000000" w:themeColor="text1" w:themeTint="FF" w:themeShade="FF"/>
            <w:sz w:val="22"/>
            <w:szCs w:val="22"/>
            <w:lang w:val="en-GB"/>
            <w:rPrChange w:author="Matthew Barbour" w:date="2017-09-11T12:55:05.4084702" w:id="827133419">
              <w:rPr/>
            </w:rPrChange>
          </w:rPr>
          <w:t>https://www.nature.com/nature/journal/v238/n5364/pdf/238413a0.pdf</w:t>
        </w:r>
      </w:ins>
    </w:p>
    <w:p w:rsidR="4FB317A3" w:rsidP="4FB317A3" w:rsidRDefault="4FB317A3" w14:paraId="1E065694" w14:textId="3755E1A0">
      <w:pPr>
        <w:ind w:left="480" w:hanging="480"/>
        <w:jc w:val="both"/>
        <w:rPr>
          <w:ins w:author="Matthew Barbour" w:date="2017-09-11T12:55:05.4084702" w:id="1544420374"/>
        </w:rPr>
        <w:pPrChange w:author="Matthew Barbour" w:date="2017-09-11T12:55:05.4084702" w:id="2037490868">
          <w:pPr/>
        </w:pPrChange>
      </w:pPr>
      <w:ins w:author="Matthew Barbour" w:date="2017-09-11T12:55:05.4084702" w:id="1142292400">
        <w:r w:rsidRPr="4FB317A3" w:rsidR="4FB317A3">
          <w:rPr>
            <w:rFonts w:ascii="Arial" w:hAnsi="Arial" w:eastAsia="Arial" w:cs="Arial"/>
            <w:noProof/>
            <w:color w:val="000000" w:themeColor="text1" w:themeTint="FF" w:themeShade="FF"/>
            <w:sz w:val="22"/>
            <w:szCs w:val="22"/>
            <w:lang w:val="en-GB"/>
            <w:rPrChange w:author="Matthew Barbour" w:date="2017-09-11T12:55:05.4084702" w:id="484833994">
              <w:rPr/>
            </w:rPrChange>
          </w:rPr>
          <w:t xml:space="preserve">McCann, K. (2007). Protecting biostructure.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48496100">
              <w:rPr/>
            </w:rPrChange>
          </w:rPr>
          <w:t>Nature</w:t>
        </w:r>
        <w:r w:rsidRPr="4FB317A3" w:rsidR="4FB317A3">
          <w:rPr>
            <w:rFonts w:ascii="Arial" w:hAnsi="Arial" w:eastAsia="Arial" w:cs="Arial"/>
            <w:noProof/>
            <w:color w:val="000000" w:themeColor="text1" w:themeTint="FF" w:themeShade="FF"/>
            <w:sz w:val="22"/>
            <w:szCs w:val="22"/>
            <w:lang w:val="en-GB"/>
            <w:rPrChange w:author="Matthew Barbour" w:date="2017-09-11T12:55:05.4084702" w:id="1789588638">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22288048">
              <w:rPr/>
            </w:rPrChange>
          </w:rPr>
          <w:t>446</w:t>
        </w:r>
        <w:r w:rsidRPr="4FB317A3" w:rsidR="4FB317A3">
          <w:rPr>
            <w:rFonts w:ascii="Arial" w:hAnsi="Arial" w:eastAsia="Arial" w:cs="Arial"/>
            <w:noProof/>
            <w:color w:val="000000" w:themeColor="text1" w:themeTint="FF" w:themeShade="FF"/>
            <w:sz w:val="22"/>
            <w:szCs w:val="22"/>
            <w:lang w:val="en-GB"/>
            <w:rPrChange w:author="Matthew Barbour" w:date="2017-09-11T12:55:05.4084702" w:id="240172268">
              <w:rPr/>
            </w:rPrChange>
          </w:rPr>
          <w:t>(7131), 29.</w:t>
        </w:r>
      </w:ins>
    </w:p>
    <w:p w:rsidR="4FB317A3" w:rsidP="4FB317A3" w:rsidRDefault="4FB317A3" w14:paraId="52D3C0D3" w14:textId="3755E1A0">
      <w:pPr>
        <w:ind w:left="480" w:hanging="480"/>
        <w:jc w:val="both"/>
        <w:rPr>
          <w:ins w:author="Matthew Barbour" w:date="2017-09-11T12:55:05.4084702" w:id="108210533"/>
        </w:rPr>
        <w:pPrChange w:author="Matthew Barbour" w:date="2017-09-11T12:55:05.4084702" w:id="1203730170">
          <w:pPr/>
        </w:pPrChange>
      </w:pPr>
      <w:ins w:author="Matthew Barbour" w:date="2017-09-11T12:55:05.4084702" w:id="738506812">
        <w:r w:rsidRPr="4FB317A3" w:rsidR="4FB317A3">
          <w:rPr>
            <w:rFonts w:ascii="Arial" w:hAnsi="Arial" w:eastAsia="Arial" w:cs="Arial"/>
            <w:noProof/>
            <w:color w:val="000000" w:themeColor="text1" w:themeTint="FF" w:themeShade="FF"/>
            <w:sz w:val="22"/>
            <w:szCs w:val="22"/>
            <w:lang w:val="en-GB"/>
            <w:rPrChange w:author="Matthew Barbour" w:date="2017-09-11T12:55:05.4084702" w:id="846724737">
              <w:rPr/>
            </w:rPrChange>
          </w:rPr>
          <w:t xml:space="preserve">McCann, K., Hastings, A., &amp; Huxel, G. R. (1998). Weak trophic interactions and the balance of nature.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973679508">
              <w:rPr/>
            </w:rPrChange>
          </w:rPr>
          <w:t>Nature</w:t>
        </w:r>
        <w:r w:rsidRPr="4FB317A3" w:rsidR="4FB317A3">
          <w:rPr>
            <w:rFonts w:ascii="Arial" w:hAnsi="Arial" w:eastAsia="Arial" w:cs="Arial"/>
            <w:noProof/>
            <w:color w:val="000000" w:themeColor="text1" w:themeTint="FF" w:themeShade="FF"/>
            <w:sz w:val="22"/>
            <w:szCs w:val="22"/>
            <w:lang w:val="en-GB"/>
            <w:rPrChange w:author="Matthew Barbour" w:date="2017-09-11T12:55:05.4084702" w:id="913611248">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647527005">
              <w:rPr/>
            </w:rPrChange>
          </w:rPr>
          <w:t>395</w:t>
        </w:r>
        <w:r w:rsidRPr="4FB317A3" w:rsidR="4FB317A3">
          <w:rPr>
            <w:rFonts w:ascii="Arial" w:hAnsi="Arial" w:eastAsia="Arial" w:cs="Arial"/>
            <w:noProof/>
            <w:color w:val="000000" w:themeColor="text1" w:themeTint="FF" w:themeShade="FF"/>
            <w:sz w:val="22"/>
            <w:szCs w:val="22"/>
            <w:lang w:val="en-GB"/>
            <w:rPrChange w:author="Matthew Barbour" w:date="2017-09-11T12:55:05.4084702" w:id="1966712517">
              <w:rPr/>
            </w:rPrChange>
          </w:rPr>
          <w:t>(6704), 794.</w:t>
        </w:r>
      </w:ins>
    </w:p>
    <w:p w:rsidR="4FB317A3" w:rsidP="4FB317A3" w:rsidRDefault="4FB317A3" w14:paraId="4D2291E0" w14:textId="3755E1A0">
      <w:pPr>
        <w:ind w:left="480" w:hanging="480"/>
        <w:jc w:val="both"/>
        <w:rPr>
          <w:ins w:author="Matthew Barbour" w:date="2017-09-11T12:55:05.4084702" w:id="1711914203"/>
        </w:rPr>
        <w:pPrChange w:author="Matthew Barbour" w:date="2017-09-11T12:55:05.4084702" w:id="1464713782">
          <w:pPr/>
        </w:pPrChange>
      </w:pPr>
      <w:ins w:author="Matthew Barbour" w:date="2017-09-11T12:55:05.4084702" w:id="1464743921">
        <w:r w:rsidRPr="4FB317A3" w:rsidR="4FB317A3">
          <w:rPr>
            <w:rFonts w:ascii="Arial" w:hAnsi="Arial" w:eastAsia="Arial" w:cs="Arial"/>
            <w:noProof/>
            <w:color w:val="000000" w:themeColor="text1" w:themeTint="FF" w:themeShade="FF"/>
            <w:sz w:val="22"/>
            <w:szCs w:val="22"/>
            <w:lang w:val="en-GB"/>
            <w:rPrChange w:author="Matthew Barbour" w:date="2017-09-11T12:55:05.4084702" w:id="504518213">
              <w:rPr/>
            </w:rPrChange>
          </w:rPr>
          <w:t xml:space="preserve">McCann, K. S. (2000). The diversity-stability debate.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594692896">
              <w:rPr/>
            </w:rPrChange>
          </w:rPr>
          <w:t>Nature</w:t>
        </w:r>
        <w:r w:rsidRPr="4FB317A3" w:rsidR="4FB317A3">
          <w:rPr>
            <w:rFonts w:ascii="Arial" w:hAnsi="Arial" w:eastAsia="Arial" w:cs="Arial"/>
            <w:noProof/>
            <w:color w:val="000000" w:themeColor="text1" w:themeTint="FF" w:themeShade="FF"/>
            <w:sz w:val="22"/>
            <w:szCs w:val="22"/>
            <w:lang w:val="en-GB"/>
            <w:rPrChange w:author="Matthew Barbour" w:date="2017-09-11T12:55:05.4084702" w:id="1639440791">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879450506">
              <w:rPr/>
            </w:rPrChange>
          </w:rPr>
          <w:t>405</w:t>
        </w:r>
        <w:r w:rsidRPr="4FB317A3" w:rsidR="4FB317A3">
          <w:rPr>
            <w:rFonts w:ascii="Arial" w:hAnsi="Arial" w:eastAsia="Arial" w:cs="Arial"/>
            <w:noProof/>
            <w:color w:val="000000" w:themeColor="text1" w:themeTint="FF" w:themeShade="FF"/>
            <w:sz w:val="22"/>
            <w:szCs w:val="22"/>
            <w:lang w:val="en-GB"/>
            <w:rPrChange w:author="Matthew Barbour" w:date="2017-09-11T12:55:05.4084702" w:id="10694022">
              <w:rPr/>
            </w:rPrChange>
          </w:rPr>
          <w:t>(6783), 228–233.</w:t>
        </w:r>
      </w:ins>
    </w:p>
    <w:p w:rsidR="4FB317A3" w:rsidP="4FB317A3" w:rsidRDefault="4FB317A3" w14:paraId="73CFD649" w14:textId="3755E1A0">
      <w:pPr>
        <w:ind w:left="480" w:hanging="480"/>
        <w:jc w:val="both"/>
        <w:rPr>
          <w:ins w:author="Matthew Barbour" w:date="2017-09-11T12:55:05.4084702" w:id="1915100930"/>
        </w:rPr>
        <w:pPrChange w:author="Matthew Barbour" w:date="2017-09-11T12:55:05.4084702" w:id="558199002">
          <w:pPr/>
        </w:pPrChange>
      </w:pPr>
      <w:ins w:author="Matthew Barbour" w:date="2017-09-11T12:55:05.4084702" w:id="1021279423">
        <w:r w:rsidRPr="4FB317A3" w:rsidR="4FB317A3">
          <w:rPr>
            <w:rFonts w:ascii="Arial" w:hAnsi="Arial" w:eastAsia="Arial" w:cs="Arial"/>
            <w:noProof/>
            <w:color w:val="000000" w:themeColor="text1" w:themeTint="FF" w:themeShade="FF"/>
            <w:sz w:val="22"/>
            <w:szCs w:val="22"/>
            <w:lang w:val="en-GB"/>
            <w:rPrChange w:author="Matthew Barbour" w:date="2017-09-11T12:55:05.4084702" w:id="399913176">
              <w:rPr/>
            </w:rPrChange>
          </w:rPr>
          <w:t xml:space="preserve">Rohr, R. P., Saavedra, S., &amp; Bascompte, J. (2014). Ecological networks. On the structural stability of mutualistic systems.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56539864">
              <w:rPr/>
            </w:rPrChange>
          </w:rPr>
          <w:t>Science</w:t>
        </w:r>
        <w:r w:rsidRPr="4FB317A3" w:rsidR="4FB317A3">
          <w:rPr>
            <w:rFonts w:ascii="Arial" w:hAnsi="Arial" w:eastAsia="Arial" w:cs="Arial"/>
            <w:noProof/>
            <w:color w:val="000000" w:themeColor="text1" w:themeTint="FF" w:themeShade="FF"/>
            <w:sz w:val="22"/>
            <w:szCs w:val="22"/>
            <w:lang w:val="en-GB"/>
            <w:rPrChange w:author="Matthew Barbour" w:date="2017-09-11T12:55:05.4084702" w:id="837916700">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818144710">
              <w:rPr/>
            </w:rPrChange>
          </w:rPr>
          <w:t>345</w:t>
        </w:r>
        <w:r w:rsidRPr="4FB317A3" w:rsidR="4FB317A3">
          <w:rPr>
            <w:rFonts w:ascii="Arial" w:hAnsi="Arial" w:eastAsia="Arial" w:cs="Arial"/>
            <w:noProof/>
            <w:color w:val="000000" w:themeColor="text1" w:themeTint="FF" w:themeShade="FF"/>
            <w:sz w:val="22"/>
            <w:szCs w:val="22"/>
            <w:lang w:val="en-GB"/>
            <w:rPrChange w:author="Matthew Barbour" w:date="2017-09-11T12:55:05.4084702" w:id="1405506226">
              <w:rPr/>
            </w:rPrChange>
          </w:rPr>
          <w:t>(6195), 1253497.</w:t>
        </w:r>
      </w:ins>
    </w:p>
    <w:p w:rsidR="4FB317A3" w:rsidP="4FB317A3" w:rsidRDefault="4FB317A3" w14:paraId="16F96C57" w14:textId="3755E1A0">
      <w:pPr>
        <w:ind w:left="480" w:hanging="480"/>
        <w:jc w:val="both"/>
        <w:rPr>
          <w:ins w:author="Matthew Barbour" w:date="2017-09-11T12:55:05.4084702" w:id="60548741"/>
        </w:rPr>
        <w:pPrChange w:author="Matthew Barbour" w:date="2017-09-11T12:55:05.4084702" w:id="828256196">
          <w:pPr/>
        </w:pPrChange>
      </w:pPr>
      <w:ins w:author="Matthew Barbour" w:date="2017-09-11T12:55:05.4084702" w:id="57872618">
        <w:r w:rsidRPr="4FB317A3" w:rsidR="4FB317A3">
          <w:rPr>
            <w:rFonts w:ascii="Arial" w:hAnsi="Arial" w:eastAsia="Arial" w:cs="Arial"/>
            <w:noProof/>
            <w:color w:val="000000" w:themeColor="text1" w:themeTint="FF" w:themeShade="FF"/>
            <w:sz w:val="22"/>
            <w:szCs w:val="22"/>
            <w:lang w:val="en-GB"/>
            <w:rPrChange w:author="Matthew Barbour" w:date="2017-09-11T12:55:05.4084702" w:id="138972555">
              <w:rPr/>
            </w:rPrChange>
          </w:rPr>
          <w:t xml:space="preserve">Rosenzweig, M. L. (1971). Paradox of enrichment: destabilization of exploitation ecosystems in ecological time.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641496716">
              <w:rPr/>
            </w:rPrChange>
          </w:rPr>
          <w:t>Science</w:t>
        </w:r>
        <w:r w:rsidRPr="4FB317A3" w:rsidR="4FB317A3">
          <w:rPr>
            <w:rFonts w:ascii="Arial" w:hAnsi="Arial" w:eastAsia="Arial" w:cs="Arial"/>
            <w:noProof/>
            <w:color w:val="000000" w:themeColor="text1" w:themeTint="FF" w:themeShade="FF"/>
            <w:sz w:val="22"/>
            <w:szCs w:val="22"/>
            <w:lang w:val="en-GB"/>
            <w:rPrChange w:author="Matthew Barbour" w:date="2017-09-11T12:55:05.4084702" w:id="1605574281">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839900121">
              <w:rPr/>
            </w:rPrChange>
          </w:rPr>
          <w:t>171</w:t>
        </w:r>
        <w:r w:rsidRPr="4FB317A3" w:rsidR="4FB317A3">
          <w:rPr>
            <w:rFonts w:ascii="Arial" w:hAnsi="Arial" w:eastAsia="Arial" w:cs="Arial"/>
            <w:noProof/>
            <w:color w:val="000000" w:themeColor="text1" w:themeTint="FF" w:themeShade="FF"/>
            <w:sz w:val="22"/>
            <w:szCs w:val="22"/>
            <w:lang w:val="en-GB"/>
            <w:rPrChange w:author="Matthew Barbour" w:date="2017-09-11T12:55:05.4084702" w:id="971311964">
              <w:rPr/>
            </w:rPrChange>
          </w:rPr>
          <w:t>(3969), 385–387.</w:t>
        </w:r>
      </w:ins>
    </w:p>
    <w:p w:rsidR="4FB317A3" w:rsidP="4FB317A3" w:rsidRDefault="4FB317A3" w14:paraId="4F853E23" w14:textId="3755E1A0">
      <w:pPr>
        <w:ind w:left="480" w:hanging="480"/>
        <w:jc w:val="both"/>
        <w:rPr>
          <w:ins w:author="Matthew Barbour" w:date="2017-09-11T12:55:05.4084702" w:id="2089974470"/>
        </w:rPr>
        <w:pPrChange w:author="Matthew Barbour" w:date="2017-09-11T12:55:05.4084702" w:id="1922087000">
          <w:pPr/>
        </w:pPrChange>
      </w:pPr>
      <w:ins w:author="Matthew Barbour" w:date="2017-09-11T12:55:05.4084702" w:id="371797070">
        <w:r w:rsidRPr="4FB317A3" w:rsidR="4FB317A3">
          <w:rPr>
            <w:rFonts w:ascii="Arial" w:hAnsi="Arial" w:eastAsia="Arial" w:cs="Arial"/>
            <w:noProof/>
            <w:color w:val="000000" w:themeColor="text1" w:themeTint="FF" w:themeShade="FF"/>
            <w:sz w:val="22"/>
            <w:szCs w:val="22"/>
            <w:lang w:val="en-GB"/>
            <w:rPrChange w:author="Matthew Barbour" w:date="2017-09-11T12:55:05.4084702" w:id="1106514240">
              <w:rPr/>
            </w:rPrChange>
          </w:rPr>
          <w:t xml:space="preserve">Srivastava, D. S., Cadotte, M. W., MacDonald, A. A. M., Marushia, R. G., &amp; Mirotchnick, N. (2012). Phylogenetic diversity and the functioning of ecosystems.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22000372">
              <w:rPr/>
            </w:rPrChange>
          </w:rPr>
          <w:t>Ecology Letters</w:t>
        </w:r>
        <w:r w:rsidRPr="4FB317A3" w:rsidR="4FB317A3">
          <w:rPr>
            <w:rFonts w:ascii="Arial" w:hAnsi="Arial" w:eastAsia="Arial" w:cs="Arial"/>
            <w:noProof/>
            <w:color w:val="000000" w:themeColor="text1" w:themeTint="FF" w:themeShade="FF"/>
            <w:sz w:val="22"/>
            <w:szCs w:val="22"/>
            <w:lang w:val="en-GB"/>
            <w:rPrChange w:author="Matthew Barbour" w:date="2017-09-11T12:55:05.4084702" w:id="1082855126">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670883962">
              <w:rPr/>
            </w:rPrChange>
          </w:rPr>
          <w:t>15</w:t>
        </w:r>
        <w:r w:rsidRPr="4FB317A3" w:rsidR="4FB317A3">
          <w:rPr>
            <w:rFonts w:ascii="Arial" w:hAnsi="Arial" w:eastAsia="Arial" w:cs="Arial"/>
            <w:noProof/>
            <w:color w:val="000000" w:themeColor="text1" w:themeTint="FF" w:themeShade="FF"/>
            <w:sz w:val="22"/>
            <w:szCs w:val="22"/>
            <w:lang w:val="en-GB"/>
            <w:rPrChange w:author="Matthew Barbour" w:date="2017-09-11T12:55:05.4084702" w:id="1981662827">
              <w:rPr/>
            </w:rPrChange>
          </w:rPr>
          <w:t>(7), 637–648.</w:t>
        </w:r>
      </w:ins>
    </w:p>
    <w:p w:rsidR="4FB317A3" w:rsidP="4FB317A3" w:rsidRDefault="4FB317A3" w14:paraId="3BBD7924" w14:textId="3755E1A0">
      <w:pPr>
        <w:ind w:left="480" w:hanging="480"/>
        <w:jc w:val="both"/>
        <w:rPr>
          <w:ins w:author="Matthew Barbour" w:date="2017-09-11T12:55:05.4084702" w:id="1131598378"/>
        </w:rPr>
        <w:pPrChange w:author="Matthew Barbour" w:date="2017-09-11T12:55:05.4084702" w:id="2017779491">
          <w:pPr/>
        </w:pPrChange>
      </w:pPr>
      <w:ins w:author="Matthew Barbour" w:date="2017-09-11T12:55:05.4084702" w:id="499057778">
        <w:r w:rsidRPr="4FB317A3" w:rsidR="4FB317A3">
          <w:rPr>
            <w:rFonts w:ascii="Arial" w:hAnsi="Arial" w:eastAsia="Arial" w:cs="Arial"/>
            <w:noProof/>
            <w:color w:val="000000" w:themeColor="text1" w:themeTint="FF" w:themeShade="FF"/>
            <w:sz w:val="22"/>
            <w:szCs w:val="22"/>
            <w:lang w:val="en-GB"/>
            <w:rPrChange w:author="Matthew Barbour" w:date="2017-09-11T12:55:05.4084702" w:id="572176909">
              <w:rPr/>
            </w:rPrChange>
          </w:rPr>
          <w:t xml:space="preserve">Stouffer, D. B., &amp; Bascompte, J. (2011). Compartmentalization increases food-web persistence.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2005772987">
              <w:rPr/>
            </w:rPrChange>
          </w:rPr>
          <w:t>Proceedings of the National Academy of Sciences of the United States of America</w:t>
        </w:r>
        <w:r w:rsidRPr="4FB317A3" w:rsidR="4FB317A3">
          <w:rPr>
            <w:rFonts w:ascii="Arial" w:hAnsi="Arial" w:eastAsia="Arial" w:cs="Arial"/>
            <w:noProof/>
            <w:color w:val="000000" w:themeColor="text1" w:themeTint="FF" w:themeShade="FF"/>
            <w:sz w:val="22"/>
            <w:szCs w:val="22"/>
            <w:lang w:val="en-GB"/>
            <w:rPrChange w:author="Matthew Barbour" w:date="2017-09-11T12:55:05.4084702" w:id="966256920">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379924170">
              <w:rPr/>
            </w:rPrChange>
          </w:rPr>
          <w:t>108</w:t>
        </w:r>
        <w:r w:rsidRPr="4FB317A3" w:rsidR="4FB317A3">
          <w:rPr>
            <w:rFonts w:ascii="Arial" w:hAnsi="Arial" w:eastAsia="Arial" w:cs="Arial"/>
            <w:noProof/>
            <w:color w:val="000000" w:themeColor="text1" w:themeTint="FF" w:themeShade="FF"/>
            <w:sz w:val="22"/>
            <w:szCs w:val="22"/>
            <w:lang w:val="en-GB"/>
            <w:rPrChange w:author="Matthew Barbour" w:date="2017-09-11T12:55:05.4084702" w:id="1433768665">
              <w:rPr/>
            </w:rPrChange>
          </w:rPr>
          <w:t>(9), 3648–3652.</w:t>
        </w:r>
      </w:ins>
    </w:p>
    <w:p w:rsidR="4FB317A3" w:rsidP="4FB317A3" w:rsidRDefault="4FB317A3" w14:paraId="0374B37D" w14:textId="3755E1A0">
      <w:pPr>
        <w:ind w:left="480" w:hanging="480"/>
        <w:jc w:val="both"/>
        <w:rPr>
          <w:ins w:author="Matthew Barbour" w:date="2017-09-11T12:55:05.4084702" w:id="1480484233"/>
        </w:rPr>
        <w:pPrChange w:author="Matthew Barbour" w:date="2017-09-11T12:55:05.4084702" w:id="1873759311">
          <w:pPr/>
        </w:pPrChange>
      </w:pPr>
      <w:ins w:author="Matthew Barbour" w:date="2017-09-11T12:55:05.4084702" w:id="1167603859">
        <w:r w:rsidRPr="4FB317A3" w:rsidR="4FB317A3">
          <w:rPr>
            <w:rFonts w:ascii="Arial" w:hAnsi="Arial" w:eastAsia="Arial" w:cs="Arial"/>
            <w:noProof/>
            <w:color w:val="000000" w:themeColor="text1" w:themeTint="FF" w:themeShade="FF"/>
            <w:sz w:val="22"/>
            <w:szCs w:val="22"/>
            <w:lang w:val="en-GB"/>
            <w:rPrChange w:author="Matthew Barbour" w:date="2017-09-11T12:55:05.4084702" w:id="584065544">
              <w:rPr/>
            </w:rPrChange>
          </w:rPr>
          <w:t xml:space="preserve">Thébault, E., &amp; Fontaine, C. (2010). Stability of ecological communities and the architecture of mutualistic and trophic networks.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768309215">
              <w:rPr/>
            </w:rPrChange>
          </w:rPr>
          <w:t>Science</w:t>
        </w:r>
        <w:r w:rsidRPr="4FB317A3" w:rsidR="4FB317A3">
          <w:rPr>
            <w:rFonts w:ascii="Arial" w:hAnsi="Arial" w:eastAsia="Arial" w:cs="Arial"/>
            <w:noProof/>
            <w:color w:val="000000" w:themeColor="text1" w:themeTint="FF" w:themeShade="FF"/>
            <w:sz w:val="22"/>
            <w:szCs w:val="22"/>
            <w:lang w:val="en-GB"/>
            <w:rPrChange w:author="Matthew Barbour" w:date="2017-09-11T12:55:05.4084702" w:id="1769858519">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83632404">
              <w:rPr/>
            </w:rPrChange>
          </w:rPr>
          <w:t>329</w:t>
        </w:r>
        <w:r w:rsidRPr="4FB317A3" w:rsidR="4FB317A3">
          <w:rPr>
            <w:rFonts w:ascii="Arial" w:hAnsi="Arial" w:eastAsia="Arial" w:cs="Arial"/>
            <w:noProof/>
            <w:color w:val="000000" w:themeColor="text1" w:themeTint="FF" w:themeShade="FF"/>
            <w:sz w:val="22"/>
            <w:szCs w:val="22"/>
            <w:lang w:val="en-GB"/>
            <w:rPrChange w:author="Matthew Barbour" w:date="2017-09-11T12:55:05.4084702" w:id="1199574168">
              <w:rPr/>
            </w:rPrChange>
          </w:rPr>
          <w:t>(5993), 853–856.</w:t>
        </w:r>
      </w:ins>
    </w:p>
    <w:p w:rsidR="4FB317A3" w:rsidP="4FB317A3" w:rsidRDefault="4FB317A3" w14:paraId="5474CAED" w14:textId="3755E1A0">
      <w:pPr>
        <w:ind w:left="480" w:hanging="480"/>
        <w:jc w:val="both"/>
        <w:rPr>
          <w:ins w:author="Matthew Barbour" w:date="2017-09-11T12:55:05.4084702" w:id="493431957"/>
        </w:rPr>
        <w:pPrChange w:author="Matthew Barbour" w:date="2017-09-11T12:55:05.4084702" w:id="415794059">
          <w:pPr/>
        </w:pPrChange>
      </w:pPr>
      <w:ins w:author="Matthew Barbour" w:date="2017-09-11T12:55:05.4084702" w:id="288525735">
        <w:r w:rsidRPr="4FB317A3" w:rsidR="4FB317A3">
          <w:rPr>
            <w:rFonts w:ascii="Arial" w:hAnsi="Arial" w:eastAsia="Arial" w:cs="Arial"/>
            <w:noProof/>
            <w:color w:val="000000" w:themeColor="text1" w:themeTint="FF" w:themeShade="FF"/>
            <w:sz w:val="22"/>
            <w:szCs w:val="22"/>
            <w:lang w:val="en-GB"/>
            <w:rPrChange w:author="Matthew Barbour" w:date="2017-09-11T12:55:05.4084702" w:id="58578578">
              <w:rPr/>
            </w:rPrChange>
          </w:rPr>
          <w:t xml:space="preserve">Tilman, D., Knops, J., Wedin, D., Reich, P., Ritchie, M., &amp; Siemann, E. (1997). The Influence of Functional Diversity and Composition on Ecosystem Processes.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855738630">
              <w:rPr/>
            </w:rPrChange>
          </w:rPr>
          <w:t>Science</w:t>
        </w:r>
        <w:r w:rsidRPr="4FB317A3" w:rsidR="4FB317A3">
          <w:rPr>
            <w:rFonts w:ascii="Arial" w:hAnsi="Arial" w:eastAsia="Arial" w:cs="Arial"/>
            <w:noProof/>
            <w:color w:val="000000" w:themeColor="text1" w:themeTint="FF" w:themeShade="FF"/>
            <w:sz w:val="22"/>
            <w:szCs w:val="22"/>
            <w:lang w:val="en-GB"/>
            <w:rPrChange w:author="Matthew Barbour" w:date="2017-09-11T12:55:05.4084702" w:id="1508554450">
              <w:rPr/>
            </w:rPrChange>
          </w:rPr>
          <w:t xml:space="preserve">,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325215801">
              <w:rPr/>
            </w:rPrChange>
          </w:rPr>
          <w:t>277</w:t>
        </w:r>
        <w:r w:rsidRPr="4FB317A3" w:rsidR="4FB317A3">
          <w:rPr>
            <w:rFonts w:ascii="Arial" w:hAnsi="Arial" w:eastAsia="Arial" w:cs="Arial"/>
            <w:noProof/>
            <w:color w:val="000000" w:themeColor="text1" w:themeTint="FF" w:themeShade="FF"/>
            <w:sz w:val="22"/>
            <w:szCs w:val="22"/>
            <w:lang w:val="en-GB"/>
            <w:rPrChange w:author="Matthew Barbour" w:date="2017-09-11T12:55:05.4084702" w:id="1745639536">
              <w:rPr/>
            </w:rPrChange>
          </w:rPr>
          <w:t>(5330), 1300–1302.</w:t>
        </w:r>
      </w:ins>
    </w:p>
    <w:p w:rsidR="4FB317A3" w:rsidP="4FB317A3" w:rsidRDefault="4FB317A3" w14:paraId="2C9EBA21" w14:textId="3755E1A0">
      <w:pPr>
        <w:pStyle w:val="Normal"/>
        <w:jc w:val="both"/>
        <w:pPrChange w:author="Matthew Barbour" w:date="2017-09-11T12:55:05.4084702" w:id="381858656">
          <w:pPr/>
        </w:pPrChange>
      </w:pPr>
      <w:ins w:author="Matthew Barbour" w:date="2017-09-11T12:55:05.4084702" w:id="1823745664">
        <w:r w:rsidRPr="4FB317A3" w:rsidR="4FB317A3">
          <w:rPr>
            <w:rFonts w:ascii="Arial" w:hAnsi="Arial" w:eastAsia="Arial" w:cs="Arial"/>
            <w:noProof/>
            <w:color w:val="000000" w:themeColor="text1" w:themeTint="FF" w:themeShade="FF"/>
            <w:sz w:val="22"/>
            <w:szCs w:val="22"/>
            <w:lang w:val="en-GB"/>
            <w:rPrChange w:author="Matthew Barbour" w:date="2017-09-11T12:55:05.4084702" w:id="1534144155">
              <w:rPr/>
            </w:rPrChange>
          </w:rPr>
          <w:t xml:space="preserve">Yodzis, P. (1981). The stability of real ecosystems. </w:t>
        </w:r>
        <w:r w:rsidRPr="4FB317A3" w:rsidR="4FB317A3">
          <w:rPr>
            <w:rFonts w:ascii="Arial" w:hAnsi="Arial" w:eastAsia="Arial" w:cs="Arial"/>
            <w:i w:val="1"/>
            <w:iCs w:val="1"/>
            <w:noProof/>
            <w:color w:val="000000" w:themeColor="text1" w:themeTint="FF" w:themeShade="FF"/>
            <w:sz w:val="22"/>
            <w:szCs w:val="22"/>
            <w:lang w:val="en-GB"/>
            <w:rPrChange w:author="Matthew Barbour" w:date="2017-09-11T12:55:05.4084702" w:id="1267643721">
              <w:rPr/>
            </w:rPrChange>
          </w:rPr>
          <w:t>Nature</w:t>
        </w:r>
        <w:r w:rsidRPr="4FB317A3" w:rsidR="4FB317A3">
          <w:rPr>
            <w:rFonts w:ascii="Arial" w:hAnsi="Arial" w:eastAsia="Arial" w:cs="Arial"/>
            <w:noProof/>
            <w:color w:val="000000" w:themeColor="text1" w:themeTint="FF" w:themeShade="FF"/>
            <w:sz w:val="22"/>
            <w:szCs w:val="22"/>
            <w:lang w:val="en-GB"/>
            <w:rPrChange w:author="Matthew Barbour" w:date="2017-09-11T12:55:05.4084702" w:id="1920419913">
              <w:rPr/>
            </w:rPrChange>
          </w:rPr>
          <w:t xml:space="preserve">. Retrieved from </w:t>
        </w:r>
        <w:r w:rsidRPr="4FB317A3" w:rsidR="4FB317A3">
          <w:rPr>
            <w:rFonts w:ascii="Arial" w:hAnsi="Arial" w:eastAsia="Arial" w:cs="Arial"/>
            <w:noProof/>
            <w:color w:val="000000" w:themeColor="text1" w:themeTint="FF" w:themeShade="FF"/>
            <w:sz w:val="22"/>
            <w:szCs w:val="22"/>
            <w:lang w:val="en-GB"/>
            <w:rPrChange w:author="Matthew Barbour" w:date="2017-09-11T12:55:05.4084702" w:id="2036177297">
              <w:rPr/>
            </w:rPrChange>
          </w:rPr>
          <w:t>https://www.nature.com/nature/journal/v289/n5799/abs/289674a0.html</w:t>
        </w:r>
      </w:ins>
    </w:p>
    <w:sectPr w:rsidRPr="00B11F54" w:rsidR="746C863D" w:rsidSect="00584A2D">
      <w:pgSz w:w="11906" w:h="16838" w:orient="portrait"/>
      <w:pgMar w:top="1417" w:right="1417" w:bottom="1134" w:left="1417" w:header="708" w:footer="708" w:gutter="0"/>
      <w:cols w:space="708"/>
      <w:docGrid w:linePitch="360"/>
      <w:headerReference w:type="default" r:id="R723d889c1dd14c85"/>
      <w:footerReference w:type="default" r:id="Rfcbe9e87d67c4a07"/>
      <w:sectPrChange w:author="Matthew Barbour" w:date="2017-09-08T14:08:32.1126574" w:id="1508737473">
        <w:sectPr w:rsidRPr="00B11F54" w:rsidR="746C863D" w:rsidSect="00584A2D">
          <w:pgSz w:w="11906" w:h="16838"/>
          <w:pgMar w:top="1417" w:right="1417" w:bottom="1134" w:left="1417" w:header="708" w:footer="708" w:gutter="0"/>
          <w:cols w:space="708"/>
          <w:docGrid w:linePitch="360"/>
        </w:sectPr>
      </w:sectPrChange>
    </w:sectPr>
  </w:body>
</w:document>
</file>

<file path=word/comments.xml><?xml version="1.0" encoding="utf-8"?>
<w:comments xmlns:w14="http://schemas.microsoft.com/office/word/2010/wordml" xmlns:w="http://schemas.openxmlformats.org/wordprocessingml/2006/main">
  <w:comment w:initials="MB" w:author="Matthew Barbour" w:date="2017-09-04T14:49:39" w:id="1537060970">
    <w:p w:rsidR="108B2B81" w:rsidRDefault="108B2B81" w14:paraId="54C6CEA5" w14:textId="003B9779">
      <w:pPr>
        <w:pStyle w:val="CommentText"/>
      </w:pPr>
      <w:r>
        <w:rPr>
          <w:rStyle w:val="CommentReference"/>
        </w:rPr>
        <w:annotationRef/>
      </w:r>
      <w:r>
        <w:t>So what is the end to this History of Debate?</w:t>
      </w:r>
    </w:p>
  </w:comment>
  <w:comment w:initials="MB" w:author="Matthew Barbour" w:date="2017-09-04T14:49:39" w:id="1352998740">
    <w:p w:rsidR="3FC6B2C9" w:rsidRDefault="3FC6B2C9" w14:paraId="4643D7DA" w14:textId="003B9779">
      <w:pPr>
        <w:pStyle w:val="CommentText"/>
      </w:pPr>
      <w:r>
        <w:rPr>
          <w:rStyle w:val="CommentReference"/>
        </w:rPr>
        <w:annotationRef/>
      </w:r>
      <w:r>
        <w:t>So what is the end to this History of Debate?</w:t>
      </w:r>
    </w:p>
  </w:comment>
  <w:comment w:initials="MB" w:author="Matthew Barbour" w:date="2017-09-04T14:49:39" w:id="610447043">
    <w:p w:rsidR="0191E7CA" w:rsidRDefault="0191E7CA" w14:paraId="7FF333C9" w14:textId="003B9779">
      <w:pPr>
        <w:pStyle w:val="CommentText"/>
      </w:pPr>
      <w:r>
        <w:rPr>
          <w:rStyle w:val="CommentReference"/>
        </w:rPr>
        <w:annotationRef/>
      </w:r>
      <w:r>
        <w:t>So what is the end to this History of Debate?</w:t>
      </w:r>
    </w:p>
  </w:comment>
  <w:comment w:initials="MB" w:author="Matthew Barbour" w:date="2017-09-04T14:49:39" w:id="429946206">
    <w:p w:rsidR="29C0C31F" w:rsidRDefault="29C0C31F" w14:paraId="6B8EBE53" w14:textId="003B9779">
      <w:pPr>
        <w:pStyle w:val="CommentText"/>
      </w:pPr>
      <w:r>
        <w:rPr>
          <w:rStyle w:val="CommentReference"/>
        </w:rPr>
        <w:annotationRef/>
      </w:r>
      <w:r>
        <w:t>So what is the end to this History of Debate?</w:t>
      </w:r>
    </w:p>
  </w:comment>
</w:comments>
</file>

<file path=word/commentsExtended.xml><?xml version="1.0" encoding="utf-8"?>
<w15:commentsEx xmlns:mc="http://schemas.openxmlformats.org/markup-compatibility/2006" xmlns:w15="http://schemas.microsoft.com/office/word/2012/wordml" mc:Ignorable="w15">
  <w15:commentEx w15:done="1" w15:paraId="54C6CEA5"/>
  <w15:commentEx w15:done="1" w15:paraId="4643D7DA"/>
  <w15:commentEx w15:done="1" w15:paraId="7FF333C9"/>
  <w15:commentEx w15:done="1" w15:paraId="6B8EBE53"/>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024"/>
      <w:gridCol w:w="3024"/>
      <w:gridCol w:w="3024"/>
    </w:tblGrid>
    <w:tr w:rsidR="28F6D0A1" w:rsidTr="6A379EC9" w14:paraId="400AA233">
      <w:trPr>
        <w:ins w:author="Matthew Barbour" w:date="2017-09-08T14:08:32.1126574" w:id="39968827"/>
      </w:trPr>
      <w:tc>
        <w:tcPr>
          <w:tcW w:w="3024" w:type="dxa"/>
          <w:tcMar/>
        </w:tcPr>
        <w:p w:rsidR="28F6D0A1" w:rsidP="28F6D0A1" w:rsidRDefault="28F6D0A1" w14:paraId="02C50AA0" w14:textId="5633AFDA">
          <w:pPr>
            <w:pStyle w:val="Header"/>
            <w:bidi w:val="0"/>
            <w:ind w:left="-115"/>
            <w:jc w:val="left"/>
            <w:rPr>
              <w:ins w:author="Matthew Barbour" w:date="2017-09-08T14:08:32.1126574" w:id="387904549"/>
            </w:rPr>
            <w:pPrChange w:author="Matthew Barbour" w:date="2017-09-08T14:08:32.1126574" w:id="1912153566">
              <w:pPr/>
            </w:pPrChange>
          </w:pPr>
        </w:p>
      </w:tc>
      <w:tc>
        <w:tcPr>
          <w:tcW w:w="3024" w:type="dxa"/>
          <w:tcMar/>
        </w:tcPr>
        <w:p w:rsidR="28F6D0A1" w:rsidP="28F6D0A1" w:rsidRDefault="28F6D0A1" w14:paraId="17EA0528" w14:textId="45798840">
          <w:pPr>
            <w:pStyle w:val="Header"/>
            <w:bidi w:val="0"/>
            <w:jc w:val="center"/>
            <w:rPr>
              <w:ins w:author="Matthew Barbour" w:date="2017-09-08T14:08:32.1126574" w:id="2100441030"/>
            </w:rPr>
            <w:pPrChange w:author="Matthew Barbour" w:date="2017-09-08T14:08:32.1126574" w:id="1433506147">
              <w:pPr/>
            </w:pPrChange>
          </w:pPr>
        </w:p>
      </w:tc>
      <w:tc>
        <w:tcPr>
          <w:tcW w:w="3024" w:type="dxa"/>
          <w:tcMar/>
        </w:tcPr>
        <w:p w:rsidR="28F6D0A1" w:rsidP="28F6D0A1" w:rsidRDefault="28F6D0A1" w14:paraId="7260C6AA" w14:textId="4AC4774B">
          <w:pPr>
            <w:pStyle w:val="Header"/>
            <w:bidi w:val="0"/>
            <w:ind w:right="-115"/>
            <w:jc w:val="right"/>
            <w:rPr>
              <w:ins w:author="Matthew Barbour" w:date="2017-09-08T14:08:32.1126574" w:id="829048842"/>
            </w:rPr>
            <w:pPrChange w:author="Matthew Barbour" w:date="2017-09-08T14:08:32.1126574" w:id="1086780715">
              <w:pPr/>
            </w:pPrChange>
          </w:pPr>
        </w:p>
      </w:tc>
    </w:tr>
  </w:tbl>
  <w:p w:rsidR="28F6D0A1" w:rsidP="28F6D0A1" w:rsidRDefault="28F6D0A1" w14:paraId="5506DB94" w14:textId="5C13C96D">
    <w:pPr>
      <w:pStyle w:val="Footer"/>
      <w:bidi w:val="0"/>
      <w:pPrChange w:author="Matthew Barbour" w:date="2017-09-08T14:08:32.1126574" w:id="569653969">
        <w:pPr/>
      </w:pPrChange>
    </w:pPr>
  </w:p>
</w:ftr>
</file>

<file path=word/header.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3024"/>
      <w:gridCol w:w="3024"/>
      <w:gridCol w:w="3024"/>
    </w:tblGrid>
    <w:tr w:rsidR="28F6D0A1" w:rsidTr="6A379EC9" w14:paraId="517F72A7">
      <w:trPr>
        <w:ins w:author="Matthew Barbour" w:date="2017-09-08T14:08:32.1126574" w:id="1226113918"/>
      </w:trPr>
      <w:tc>
        <w:tcPr>
          <w:tcW w:w="3024" w:type="dxa"/>
          <w:tcMar/>
        </w:tcPr>
        <w:p w:rsidR="28F6D0A1" w:rsidP="28F6D0A1" w:rsidRDefault="28F6D0A1" w14:paraId="42E14F49" w14:textId="3B2AB06F">
          <w:pPr>
            <w:pStyle w:val="Header"/>
            <w:bidi w:val="0"/>
            <w:ind w:left="-115"/>
            <w:jc w:val="left"/>
            <w:rPr>
              <w:ins w:author="Matthew Barbour" w:date="2017-09-08T14:08:32.1126574" w:id="70406338"/>
            </w:rPr>
            <w:pPrChange w:author="Matthew Barbour" w:date="2017-09-08T14:08:32.1126574" w:id="306670766">
              <w:pPr/>
            </w:pPrChange>
          </w:pPr>
        </w:p>
      </w:tc>
      <w:tc>
        <w:tcPr>
          <w:tcW w:w="3024" w:type="dxa"/>
          <w:tcMar/>
        </w:tcPr>
        <w:p w:rsidR="28F6D0A1" w:rsidP="28F6D0A1" w:rsidRDefault="28F6D0A1" w14:paraId="23DCFBA2" w14:textId="66C881FB">
          <w:pPr>
            <w:pStyle w:val="Header"/>
            <w:bidi w:val="0"/>
            <w:jc w:val="center"/>
            <w:rPr>
              <w:ins w:author="Matthew Barbour" w:date="2017-09-08T14:08:32.1126574" w:id="138023013"/>
            </w:rPr>
            <w:pPrChange w:author="Matthew Barbour" w:date="2017-09-08T14:08:32.1126574" w:id="2009241860">
              <w:pPr/>
            </w:pPrChange>
          </w:pPr>
        </w:p>
      </w:tc>
      <w:tc>
        <w:tcPr>
          <w:tcW w:w="3024" w:type="dxa"/>
          <w:tcMar/>
        </w:tcPr>
        <w:p w:rsidR="28F6D0A1" w:rsidP="28F6D0A1" w:rsidRDefault="28F6D0A1" w14:paraId="630285D1" w14:textId="6C5AB3B1">
          <w:pPr>
            <w:pStyle w:val="Header"/>
            <w:bidi w:val="0"/>
            <w:ind w:right="-115"/>
            <w:jc w:val="right"/>
            <w:rPr>
              <w:ins w:author="Matthew Barbour" w:date="2017-09-08T14:08:32.1126574" w:id="2024623844"/>
            </w:rPr>
            <w:pPrChange w:author="Matthew Barbour" w:date="2017-09-08T14:08:32.1126574" w:id="9135165">
              <w:pPr/>
            </w:pPrChange>
          </w:pPr>
        </w:p>
      </w:tc>
    </w:tr>
  </w:tbl>
  <w:p w:rsidR="28F6D0A1" w:rsidP="28F6D0A1" w:rsidRDefault="28F6D0A1" w14:paraId="09D6B0F5" w14:textId="32716E67">
    <w:pPr>
      <w:pStyle w:val="Header"/>
      <w:bidi w:val="0"/>
      <w:pPrChange w:author="Matthew Barbour" w:date="2017-09-08T14:08:32.1126574" w:id="30477219">
        <w:pPr/>
      </w:pPrChang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9AF2BCE"/>
    <w:multiLevelType w:val="hybridMultilevel"/>
    <w:tmpl w:val="51A0E666"/>
    <w:lvl w:ilvl="0" w:tplc="91726DAE">
      <w:start w:val="1"/>
      <w:numFmt w:val="decimal"/>
      <w:lvlText w:val="%1."/>
      <w:lvlJc w:val="left"/>
      <w:pPr>
        <w:ind w:left="720" w:hanging="360"/>
      </w:pPr>
    </w:lvl>
    <w:lvl w:ilvl="1" w:tplc="131C9D02">
      <w:start w:val="1"/>
      <w:numFmt w:val="lowerLetter"/>
      <w:lvlText w:val="%2."/>
      <w:lvlJc w:val="left"/>
      <w:pPr>
        <w:ind w:left="1440" w:hanging="360"/>
      </w:pPr>
    </w:lvl>
    <w:lvl w:ilvl="2" w:tplc="E5C40E20">
      <w:start w:val="1"/>
      <w:numFmt w:val="lowerRoman"/>
      <w:lvlText w:val="%3."/>
      <w:lvlJc w:val="right"/>
      <w:pPr>
        <w:ind w:left="2160" w:hanging="180"/>
      </w:pPr>
    </w:lvl>
    <w:lvl w:ilvl="3" w:tplc="61B002F0">
      <w:start w:val="1"/>
      <w:numFmt w:val="decimal"/>
      <w:lvlText w:val="%4."/>
      <w:lvlJc w:val="left"/>
      <w:pPr>
        <w:ind w:left="2880" w:hanging="360"/>
      </w:pPr>
    </w:lvl>
    <w:lvl w:ilvl="4" w:tplc="23B683DE">
      <w:start w:val="1"/>
      <w:numFmt w:val="lowerLetter"/>
      <w:lvlText w:val="%5."/>
      <w:lvlJc w:val="left"/>
      <w:pPr>
        <w:ind w:left="3600" w:hanging="360"/>
      </w:pPr>
    </w:lvl>
    <w:lvl w:ilvl="5" w:tplc="5AB0A382">
      <w:start w:val="1"/>
      <w:numFmt w:val="lowerRoman"/>
      <w:lvlText w:val="%6."/>
      <w:lvlJc w:val="right"/>
      <w:pPr>
        <w:ind w:left="4320" w:hanging="180"/>
      </w:pPr>
    </w:lvl>
    <w:lvl w:ilvl="6" w:tplc="1FFE9F0A">
      <w:start w:val="1"/>
      <w:numFmt w:val="decimal"/>
      <w:lvlText w:val="%7."/>
      <w:lvlJc w:val="left"/>
      <w:pPr>
        <w:ind w:left="5040" w:hanging="360"/>
      </w:pPr>
    </w:lvl>
    <w:lvl w:ilvl="7" w:tplc="E4CE6558">
      <w:start w:val="1"/>
      <w:numFmt w:val="lowerLetter"/>
      <w:lvlText w:val="%8."/>
      <w:lvlJc w:val="left"/>
      <w:pPr>
        <w:ind w:left="5760" w:hanging="360"/>
      </w:pPr>
    </w:lvl>
    <w:lvl w:ilvl="8" w:tplc="59E4EE54">
      <w:start w:val="1"/>
      <w:numFmt w:val="lowerRoman"/>
      <w:lvlText w:val="%9."/>
      <w:lvlJc w:val="right"/>
      <w:pPr>
        <w:ind w:left="6480" w:hanging="180"/>
      </w:pPr>
    </w:lvl>
  </w:abstractNum>
  <w:abstractNum w:abstractNumId="1">
    <w:nsid w:val="0F9041FC"/>
    <w:multiLevelType w:val="hybridMultilevel"/>
    <w:tmpl w:val="26D87482"/>
    <w:lvl w:ilvl="0" w:tplc="2AC87E96">
      <w:start w:val="1"/>
      <w:numFmt w:val="bullet"/>
      <w:lvlText w:val="•"/>
      <w:lvlJc w:val="left"/>
      <w:pPr>
        <w:tabs>
          <w:tab w:val="num" w:pos="720"/>
        </w:tabs>
        <w:ind w:left="720" w:hanging="360"/>
      </w:pPr>
      <w:rPr>
        <w:rFonts w:hint="default" w:ascii="Arial" w:hAnsi="Arial"/>
      </w:rPr>
    </w:lvl>
    <w:lvl w:ilvl="1" w:tplc="B8F2B0A4" w:tentative="1">
      <w:start w:val="1"/>
      <w:numFmt w:val="bullet"/>
      <w:lvlText w:val="•"/>
      <w:lvlJc w:val="left"/>
      <w:pPr>
        <w:tabs>
          <w:tab w:val="num" w:pos="1440"/>
        </w:tabs>
        <w:ind w:left="1440" w:hanging="360"/>
      </w:pPr>
      <w:rPr>
        <w:rFonts w:hint="default" w:ascii="Arial" w:hAnsi="Arial"/>
      </w:rPr>
    </w:lvl>
    <w:lvl w:ilvl="2" w:tplc="FB56CF04" w:tentative="1">
      <w:start w:val="1"/>
      <w:numFmt w:val="bullet"/>
      <w:lvlText w:val="•"/>
      <w:lvlJc w:val="left"/>
      <w:pPr>
        <w:tabs>
          <w:tab w:val="num" w:pos="2160"/>
        </w:tabs>
        <w:ind w:left="2160" w:hanging="360"/>
      </w:pPr>
      <w:rPr>
        <w:rFonts w:hint="default" w:ascii="Arial" w:hAnsi="Arial"/>
      </w:rPr>
    </w:lvl>
    <w:lvl w:ilvl="3" w:tplc="67B6478A" w:tentative="1">
      <w:start w:val="1"/>
      <w:numFmt w:val="bullet"/>
      <w:lvlText w:val="•"/>
      <w:lvlJc w:val="left"/>
      <w:pPr>
        <w:tabs>
          <w:tab w:val="num" w:pos="2880"/>
        </w:tabs>
        <w:ind w:left="2880" w:hanging="360"/>
      </w:pPr>
      <w:rPr>
        <w:rFonts w:hint="default" w:ascii="Arial" w:hAnsi="Arial"/>
      </w:rPr>
    </w:lvl>
    <w:lvl w:ilvl="4" w:tplc="E96ED44A" w:tentative="1">
      <w:start w:val="1"/>
      <w:numFmt w:val="bullet"/>
      <w:lvlText w:val="•"/>
      <w:lvlJc w:val="left"/>
      <w:pPr>
        <w:tabs>
          <w:tab w:val="num" w:pos="3600"/>
        </w:tabs>
        <w:ind w:left="3600" w:hanging="360"/>
      </w:pPr>
      <w:rPr>
        <w:rFonts w:hint="default" w:ascii="Arial" w:hAnsi="Arial"/>
      </w:rPr>
    </w:lvl>
    <w:lvl w:ilvl="5" w:tplc="A5E03328" w:tentative="1">
      <w:start w:val="1"/>
      <w:numFmt w:val="bullet"/>
      <w:lvlText w:val="•"/>
      <w:lvlJc w:val="left"/>
      <w:pPr>
        <w:tabs>
          <w:tab w:val="num" w:pos="4320"/>
        </w:tabs>
        <w:ind w:left="4320" w:hanging="360"/>
      </w:pPr>
      <w:rPr>
        <w:rFonts w:hint="default" w:ascii="Arial" w:hAnsi="Arial"/>
      </w:rPr>
    </w:lvl>
    <w:lvl w:ilvl="6" w:tplc="16C4D710" w:tentative="1">
      <w:start w:val="1"/>
      <w:numFmt w:val="bullet"/>
      <w:lvlText w:val="•"/>
      <w:lvlJc w:val="left"/>
      <w:pPr>
        <w:tabs>
          <w:tab w:val="num" w:pos="5040"/>
        </w:tabs>
        <w:ind w:left="5040" w:hanging="360"/>
      </w:pPr>
      <w:rPr>
        <w:rFonts w:hint="default" w:ascii="Arial" w:hAnsi="Arial"/>
      </w:rPr>
    </w:lvl>
    <w:lvl w:ilvl="7" w:tplc="0B8C585C" w:tentative="1">
      <w:start w:val="1"/>
      <w:numFmt w:val="bullet"/>
      <w:lvlText w:val="•"/>
      <w:lvlJc w:val="left"/>
      <w:pPr>
        <w:tabs>
          <w:tab w:val="num" w:pos="5760"/>
        </w:tabs>
        <w:ind w:left="5760" w:hanging="360"/>
      </w:pPr>
      <w:rPr>
        <w:rFonts w:hint="default" w:ascii="Arial" w:hAnsi="Arial"/>
      </w:rPr>
    </w:lvl>
    <w:lvl w:ilvl="8" w:tplc="1DA81CB6" w:tentative="1">
      <w:start w:val="1"/>
      <w:numFmt w:val="bullet"/>
      <w:lvlText w:val="•"/>
      <w:lvlJc w:val="left"/>
      <w:pPr>
        <w:tabs>
          <w:tab w:val="num" w:pos="6480"/>
        </w:tabs>
        <w:ind w:left="6480" w:hanging="360"/>
      </w:pPr>
      <w:rPr>
        <w:rFonts w:hint="default" w:ascii="Arial" w:hAnsi="Arial"/>
      </w:rPr>
    </w:lvl>
  </w:abstractNum>
  <w:abstractNum w:abstractNumId="2">
    <w:nsid w:val="26B06BF0"/>
    <w:multiLevelType w:val="hybridMultilevel"/>
    <w:tmpl w:val="6A0CEAB8"/>
    <w:lvl w:ilvl="0" w:tplc="16F4DF9C">
      <w:start w:val="1"/>
      <w:numFmt w:val="bullet"/>
      <w:lvlText w:val="•"/>
      <w:lvlJc w:val="left"/>
      <w:pPr>
        <w:tabs>
          <w:tab w:val="num" w:pos="720"/>
        </w:tabs>
        <w:ind w:left="720" w:hanging="360"/>
      </w:pPr>
      <w:rPr>
        <w:rFonts w:hint="default" w:ascii="Arial" w:hAnsi="Arial"/>
      </w:rPr>
    </w:lvl>
    <w:lvl w:ilvl="1" w:tplc="072222B4" w:tentative="1">
      <w:start w:val="1"/>
      <w:numFmt w:val="bullet"/>
      <w:lvlText w:val="•"/>
      <w:lvlJc w:val="left"/>
      <w:pPr>
        <w:tabs>
          <w:tab w:val="num" w:pos="1440"/>
        </w:tabs>
        <w:ind w:left="1440" w:hanging="360"/>
      </w:pPr>
      <w:rPr>
        <w:rFonts w:hint="default" w:ascii="Arial" w:hAnsi="Arial"/>
      </w:rPr>
    </w:lvl>
    <w:lvl w:ilvl="2" w:tplc="B824F052" w:tentative="1">
      <w:start w:val="1"/>
      <w:numFmt w:val="bullet"/>
      <w:lvlText w:val="•"/>
      <w:lvlJc w:val="left"/>
      <w:pPr>
        <w:tabs>
          <w:tab w:val="num" w:pos="2160"/>
        </w:tabs>
        <w:ind w:left="2160" w:hanging="360"/>
      </w:pPr>
      <w:rPr>
        <w:rFonts w:hint="default" w:ascii="Arial" w:hAnsi="Arial"/>
      </w:rPr>
    </w:lvl>
    <w:lvl w:ilvl="3" w:tplc="23527234" w:tentative="1">
      <w:start w:val="1"/>
      <w:numFmt w:val="bullet"/>
      <w:lvlText w:val="•"/>
      <w:lvlJc w:val="left"/>
      <w:pPr>
        <w:tabs>
          <w:tab w:val="num" w:pos="2880"/>
        </w:tabs>
        <w:ind w:left="2880" w:hanging="360"/>
      </w:pPr>
      <w:rPr>
        <w:rFonts w:hint="default" w:ascii="Arial" w:hAnsi="Arial"/>
      </w:rPr>
    </w:lvl>
    <w:lvl w:ilvl="4" w:tplc="BD481CBC" w:tentative="1">
      <w:start w:val="1"/>
      <w:numFmt w:val="bullet"/>
      <w:lvlText w:val="•"/>
      <w:lvlJc w:val="left"/>
      <w:pPr>
        <w:tabs>
          <w:tab w:val="num" w:pos="3600"/>
        </w:tabs>
        <w:ind w:left="3600" w:hanging="360"/>
      </w:pPr>
      <w:rPr>
        <w:rFonts w:hint="default" w:ascii="Arial" w:hAnsi="Arial"/>
      </w:rPr>
    </w:lvl>
    <w:lvl w:ilvl="5" w:tplc="A0267D06" w:tentative="1">
      <w:start w:val="1"/>
      <w:numFmt w:val="bullet"/>
      <w:lvlText w:val="•"/>
      <w:lvlJc w:val="left"/>
      <w:pPr>
        <w:tabs>
          <w:tab w:val="num" w:pos="4320"/>
        </w:tabs>
        <w:ind w:left="4320" w:hanging="360"/>
      </w:pPr>
      <w:rPr>
        <w:rFonts w:hint="default" w:ascii="Arial" w:hAnsi="Arial"/>
      </w:rPr>
    </w:lvl>
    <w:lvl w:ilvl="6" w:tplc="F00CBDB6" w:tentative="1">
      <w:start w:val="1"/>
      <w:numFmt w:val="bullet"/>
      <w:lvlText w:val="•"/>
      <w:lvlJc w:val="left"/>
      <w:pPr>
        <w:tabs>
          <w:tab w:val="num" w:pos="5040"/>
        </w:tabs>
        <w:ind w:left="5040" w:hanging="360"/>
      </w:pPr>
      <w:rPr>
        <w:rFonts w:hint="default" w:ascii="Arial" w:hAnsi="Arial"/>
      </w:rPr>
    </w:lvl>
    <w:lvl w:ilvl="7" w:tplc="A40CFF84" w:tentative="1">
      <w:start w:val="1"/>
      <w:numFmt w:val="bullet"/>
      <w:lvlText w:val="•"/>
      <w:lvlJc w:val="left"/>
      <w:pPr>
        <w:tabs>
          <w:tab w:val="num" w:pos="5760"/>
        </w:tabs>
        <w:ind w:left="5760" w:hanging="360"/>
      </w:pPr>
      <w:rPr>
        <w:rFonts w:hint="default" w:ascii="Arial" w:hAnsi="Arial"/>
      </w:rPr>
    </w:lvl>
    <w:lvl w:ilvl="8" w:tplc="22D25D84" w:tentative="1">
      <w:start w:val="1"/>
      <w:numFmt w:val="bullet"/>
      <w:lvlText w:val="•"/>
      <w:lvlJc w:val="left"/>
      <w:pPr>
        <w:tabs>
          <w:tab w:val="num" w:pos="6480"/>
        </w:tabs>
        <w:ind w:left="6480" w:hanging="360"/>
      </w:pPr>
      <w:rPr>
        <w:rFonts w:hint="default" w:ascii="Arial" w:hAnsi="Arial"/>
      </w:rPr>
    </w:lvl>
  </w:abstractNum>
  <w:abstractNum w:abstractNumId="3">
    <w:nsid w:val="2C5042FD"/>
    <w:multiLevelType w:val="hybridMultilevel"/>
    <w:tmpl w:val="72580D7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nsid w:val="2F8962A2"/>
    <w:multiLevelType w:val="hybridMultilevel"/>
    <w:tmpl w:val="7E02B06E"/>
    <w:lvl w:ilvl="0" w:tplc="1F789A80">
      <w:start w:val="1"/>
      <w:numFmt w:val="decimal"/>
      <w:lvlText w:val="%1)"/>
      <w:lvlJc w:val="left"/>
      <w:pPr>
        <w:tabs>
          <w:tab w:val="num" w:pos="720"/>
        </w:tabs>
        <w:ind w:left="720" w:hanging="360"/>
      </w:pPr>
    </w:lvl>
    <w:lvl w:ilvl="1" w:tplc="BD0E4BF0" w:tentative="1">
      <w:start w:val="1"/>
      <w:numFmt w:val="decimal"/>
      <w:lvlText w:val="%2)"/>
      <w:lvlJc w:val="left"/>
      <w:pPr>
        <w:tabs>
          <w:tab w:val="num" w:pos="1440"/>
        </w:tabs>
        <w:ind w:left="1440" w:hanging="360"/>
      </w:pPr>
    </w:lvl>
    <w:lvl w:ilvl="2" w:tplc="BB04FBB2" w:tentative="1">
      <w:start w:val="1"/>
      <w:numFmt w:val="decimal"/>
      <w:lvlText w:val="%3)"/>
      <w:lvlJc w:val="left"/>
      <w:pPr>
        <w:tabs>
          <w:tab w:val="num" w:pos="2160"/>
        </w:tabs>
        <w:ind w:left="2160" w:hanging="360"/>
      </w:pPr>
    </w:lvl>
    <w:lvl w:ilvl="3" w:tplc="68A64958" w:tentative="1">
      <w:start w:val="1"/>
      <w:numFmt w:val="decimal"/>
      <w:lvlText w:val="%4)"/>
      <w:lvlJc w:val="left"/>
      <w:pPr>
        <w:tabs>
          <w:tab w:val="num" w:pos="2880"/>
        </w:tabs>
        <w:ind w:left="2880" w:hanging="360"/>
      </w:pPr>
    </w:lvl>
    <w:lvl w:ilvl="4" w:tplc="3128309C" w:tentative="1">
      <w:start w:val="1"/>
      <w:numFmt w:val="decimal"/>
      <w:lvlText w:val="%5)"/>
      <w:lvlJc w:val="left"/>
      <w:pPr>
        <w:tabs>
          <w:tab w:val="num" w:pos="3600"/>
        </w:tabs>
        <w:ind w:left="3600" w:hanging="360"/>
      </w:pPr>
    </w:lvl>
    <w:lvl w:ilvl="5" w:tplc="1C08B96E" w:tentative="1">
      <w:start w:val="1"/>
      <w:numFmt w:val="decimal"/>
      <w:lvlText w:val="%6)"/>
      <w:lvlJc w:val="left"/>
      <w:pPr>
        <w:tabs>
          <w:tab w:val="num" w:pos="4320"/>
        </w:tabs>
        <w:ind w:left="4320" w:hanging="360"/>
      </w:pPr>
    </w:lvl>
    <w:lvl w:ilvl="6" w:tplc="1F78882A" w:tentative="1">
      <w:start w:val="1"/>
      <w:numFmt w:val="decimal"/>
      <w:lvlText w:val="%7)"/>
      <w:lvlJc w:val="left"/>
      <w:pPr>
        <w:tabs>
          <w:tab w:val="num" w:pos="5040"/>
        </w:tabs>
        <w:ind w:left="5040" w:hanging="360"/>
      </w:pPr>
    </w:lvl>
    <w:lvl w:ilvl="7" w:tplc="1870E69C" w:tentative="1">
      <w:start w:val="1"/>
      <w:numFmt w:val="decimal"/>
      <w:lvlText w:val="%8)"/>
      <w:lvlJc w:val="left"/>
      <w:pPr>
        <w:tabs>
          <w:tab w:val="num" w:pos="5760"/>
        </w:tabs>
        <w:ind w:left="5760" w:hanging="360"/>
      </w:pPr>
    </w:lvl>
    <w:lvl w:ilvl="8" w:tplc="9CC6E21C" w:tentative="1">
      <w:start w:val="1"/>
      <w:numFmt w:val="decimal"/>
      <w:lvlText w:val="%9)"/>
      <w:lvlJc w:val="left"/>
      <w:pPr>
        <w:tabs>
          <w:tab w:val="num" w:pos="6480"/>
        </w:tabs>
        <w:ind w:left="6480" w:hanging="360"/>
      </w:pPr>
    </w:lvl>
  </w:abstractNum>
  <w:abstractNum w:abstractNumId="5">
    <w:nsid w:val="452D07BB"/>
    <w:multiLevelType w:val="hybridMultilevel"/>
    <w:tmpl w:val="736C52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nsid w:val="5B692673"/>
    <w:multiLevelType w:val="hybridMultilevel"/>
    <w:tmpl w:val="61FC6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CC94955"/>
    <w:multiLevelType w:val="hybridMultilevel"/>
    <w:tmpl w:val="1674BA4E"/>
    <w:lvl w:ilvl="0" w:tplc="E6248548">
      <w:start w:val="1"/>
      <w:numFmt w:val="decimal"/>
      <w:lvlText w:val="%1."/>
      <w:lvlJc w:val="left"/>
      <w:pPr>
        <w:ind w:left="720" w:hanging="360"/>
      </w:pPr>
    </w:lvl>
    <w:lvl w:ilvl="1" w:tplc="9D2E7BC2">
      <w:start w:val="1"/>
      <w:numFmt w:val="lowerLetter"/>
      <w:lvlText w:val="%2."/>
      <w:lvlJc w:val="left"/>
      <w:pPr>
        <w:ind w:left="1440" w:hanging="360"/>
      </w:pPr>
    </w:lvl>
    <w:lvl w:ilvl="2" w:tplc="3D8A3DEE">
      <w:start w:val="1"/>
      <w:numFmt w:val="lowerRoman"/>
      <w:lvlText w:val="%3."/>
      <w:lvlJc w:val="right"/>
      <w:pPr>
        <w:ind w:left="2160" w:hanging="180"/>
      </w:pPr>
    </w:lvl>
    <w:lvl w:ilvl="3" w:tplc="2E56F822">
      <w:start w:val="1"/>
      <w:numFmt w:val="decimal"/>
      <w:lvlText w:val="%4."/>
      <w:lvlJc w:val="left"/>
      <w:pPr>
        <w:ind w:left="2880" w:hanging="360"/>
      </w:pPr>
    </w:lvl>
    <w:lvl w:ilvl="4" w:tplc="D48EE870">
      <w:start w:val="1"/>
      <w:numFmt w:val="lowerLetter"/>
      <w:lvlText w:val="%5."/>
      <w:lvlJc w:val="left"/>
      <w:pPr>
        <w:ind w:left="3600" w:hanging="360"/>
      </w:pPr>
    </w:lvl>
    <w:lvl w:ilvl="5" w:tplc="C1820C9C">
      <w:start w:val="1"/>
      <w:numFmt w:val="lowerRoman"/>
      <w:lvlText w:val="%6."/>
      <w:lvlJc w:val="right"/>
      <w:pPr>
        <w:ind w:left="4320" w:hanging="180"/>
      </w:pPr>
    </w:lvl>
    <w:lvl w:ilvl="6" w:tplc="FE7461D6">
      <w:start w:val="1"/>
      <w:numFmt w:val="decimal"/>
      <w:lvlText w:val="%7."/>
      <w:lvlJc w:val="left"/>
      <w:pPr>
        <w:ind w:left="5040" w:hanging="360"/>
      </w:pPr>
    </w:lvl>
    <w:lvl w:ilvl="7" w:tplc="CB004B02">
      <w:start w:val="1"/>
      <w:numFmt w:val="lowerLetter"/>
      <w:lvlText w:val="%8."/>
      <w:lvlJc w:val="left"/>
      <w:pPr>
        <w:ind w:left="5760" w:hanging="360"/>
      </w:pPr>
    </w:lvl>
    <w:lvl w:ilvl="8" w:tplc="E7986296">
      <w:start w:val="1"/>
      <w:numFmt w:val="lowerRoman"/>
      <w:lvlText w:val="%9."/>
      <w:lvlJc w:val="right"/>
      <w:pPr>
        <w:ind w:left="6480" w:hanging="180"/>
      </w:pPr>
    </w:lvl>
  </w:abstractNum>
  <w:abstractNum w:abstractNumId="8">
    <w:nsid w:val="62A47DDA"/>
    <w:multiLevelType w:val="hybridMultilevel"/>
    <w:tmpl w:val="C0481E60"/>
    <w:lvl w:ilvl="0" w:tplc="98E4E2E6">
      <w:start w:val="1"/>
      <w:numFmt w:val="decimal"/>
      <w:lvlText w:val="%1."/>
      <w:lvlJc w:val="left"/>
      <w:pPr>
        <w:ind w:left="720" w:hanging="360"/>
      </w:pPr>
    </w:lvl>
    <w:lvl w:ilvl="1" w:tplc="36B08B9A">
      <w:start w:val="1"/>
      <w:numFmt w:val="lowerLetter"/>
      <w:lvlText w:val="%2."/>
      <w:lvlJc w:val="left"/>
      <w:pPr>
        <w:ind w:left="1440" w:hanging="360"/>
      </w:pPr>
    </w:lvl>
    <w:lvl w:ilvl="2" w:tplc="23004414">
      <w:start w:val="1"/>
      <w:numFmt w:val="lowerRoman"/>
      <w:lvlText w:val="%3."/>
      <w:lvlJc w:val="right"/>
      <w:pPr>
        <w:ind w:left="2160" w:hanging="180"/>
      </w:pPr>
    </w:lvl>
    <w:lvl w:ilvl="3" w:tplc="1CDC6942">
      <w:start w:val="1"/>
      <w:numFmt w:val="decimal"/>
      <w:lvlText w:val="%4."/>
      <w:lvlJc w:val="left"/>
      <w:pPr>
        <w:ind w:left="2880" w:hanging="360"/>
      </w:pPr>
    </w:lvl>
    <w:lvl w:ilvl="4" w:tplc="943AF860">
      <w:start w:val="1"/>
      <w:numFmt w:val="lowerLetter"/>
      <w:lvlText w:val="%5."/>
      <w:lvlJc w:val="left"/>
      <w:pPr>
        <w:ind w:left="3600" w:hanging="360"/>
      </w:pPr>
    </w:lvl>
    <w:lvl w:ilvl="5" w:tplc="410E2C52">
      <w:start w:val="1"/>
      <w:numFmt w:val="lowerRoman"/>
      <w:lvlText w:val="%6."/>
      <w:lvlJc w:val="right"/>
      <w:pPr>
        <w:ind w:left="4320" w:hanging="180"/>
      </w:pPr>
    </w:lvl>
    <w:lvl w:ilvl="6" w:tplc="B49E9F0A">
      <w:start w:val="1"/>
      <w:numFmt w:val="decimal"/>
      <w:lvlText w:val="%7."/>
      <w:lvlJc w:val="left"/>
      <w:pPr>
        <w:ind w:left="5040" w:hanging="360"/>
      </w:pPr>
    </w:lvl>
    <w:lvl w:ilvl="7" w:tplc="DDBAE9C8">
      <w:start w:val="1"/>
      <w:numFmt w:val="lowerLetter"/>
      <w:lvlText w:val="%8."/>
      <w:lvlJc w:val="left"/>
      <w:pPr>
        <w:ind w:left="5760" w:hanging="360"/>
      </w:pPr>
    </w:lvl>
    <w:lvl w:ilvl="8" w:tplc="407678FC">
      <w:start w:val="1"/>
      <w:numFmt w:val="lowerRoman"/>
      <w:lvlText w:val="%9."/>
      <w:lvlJc w:val="right"/>
      <w:pPr>
        <w:ind w:left="6480" w:hanging="180"/>
      </w:pPr>
    </w:lvl>
  </w:abstractNum>
  <w:abstractNum w:abstractNumId="9">
    <w:nsid w:val="64991E08"/>
    <w:multiLevelType w:val="hybridMultilevel"/>
    <w:tmpl w:val="FE3859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7E6B1F73"/>
    <w:multiLevelType w:val="hybridMultilevel"/>
    <w:tmpl w:val="979E22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2">
    <w:abstractNumId w:val="11"/>
  </w:num>
  <w:num w:numId="1">
    <w:abstractNumId w:val="3"/>
  </w:num>
  <w:num w:numId="2">
    <w:abstractNumId w:val="10"/>
  </w:num>
  <w:num w:numId="3">
    <w:abstractNumId w:val="1"/>
  </w:num>
  <w:num w:numId="4">
    <w:abstractNumId w:val="4"/>
  </w:num>
  <w:num w:numId="5">
    <w:abstractNumId w:val="2"/>
  </w:num>
  <w:num w:numId="6">
    <w:abstractNumId w:val="9"/>
  </w:num>
  <w:num w:numId="7">
    <w:abstractNumId w:val="7"/>
  </w:num>
  <w:num w:numId="8">
    <w:abstractNumId w:val="8"/>
  </w:num>
  <w:num w:numId="9">
    <w:abstractNumId w:val="0"/>
  </w:num>
  <w:num w:numId="10">
    <w:abstractNumId w:val="5"/>
  </w:num>
  <w:num w:numId="11">
    <w:abstractNumId w:val="6"/>
  </w:num>
</w:numbering>
</file>

<file path=word/people.xml><?xml version="1.0" encoding="utf-8"?>
<w15:people xmlns:mc="http://schemas.openxmlformats.org/markup-compatibility/2006" xmlns:w15="http://schemas.microsoft.com/office/word/2012/wordml" mc:Ignorable="w15">
  <w15:person w15:author="Abiel Rindisbacher">
    <w15:presenceInfo w15:providerId="Windows Live" w15:userId="dce134a5c491ea44"/>
  </w15:person>
  <w15:person w15:author="Cadot Selma Agroscope">
    <w15:presenceInfo w15:providerId="None" w15:userId="Cadot Selma Agroscope"/>
  </w15:person>
  <w15:person w15:author="Matthew Barbour">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trackRevisions/>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73E"/>
    <w:rsid w:val="000006B7"/>
    <w:rsid w:val="00004282"/>
    <w:rsid w:val="0002331D"/>
    <w:rsid w:val="00061EE3"/>
    <w:rsid w:val="000659F1"/>
    <w:rsid w:val="000764F5"/>
    <w:rsid w:val="000A7128"/>
    <w:rsid w:val="000B0094"/>
    <w:rsid w:val="000C11B8"/>
    <w:rsid w:val="000C5376"/>
    <w:rsid w:val="000D48DC"/>
    <w:rsid w:val="000E2D53"/>
    <w:rsid w:val="000E62FB"/>
    <w:rsid w:val="000F31EA"/>
    <w:rsid w:val="001063A2"/>
    <w:rsid w:val="001300B0"/>
    <w:rsid w:val="00131B4D"/>
    <w:rsid w:val="00137FE5"/>
    <w:rsid w:val="00146563"/>
    <w:rsid w:val="00146DC8"/>
    <w:rsid w:val="00165236"/>
    <w:rsid w:val="001870C9"/>
    <w:rsid w:val="001876B0"/>
    <w:rsid w:val="001A4010"/>
    <w:rsid w:val="001A4695"/>
    <w:rsid w:val="001AE559"/>
    <w:rsid w:val="001C112A"/>
    <w:rsid w:val="001C6DBF"/>
    <w:rsid w:val="001D2F20"/>
    <w:rsid w:val="00212150"/>
    <w:rsid w:val="002123DD"/>
    <w:rsid w:val="00214B2A"/>
    <w:rsid w:val="00220AD1"/>
    <w:rsid w:val="00227FF0"/>
    <w:rsid w:val="0022FA60"/>
    <w:rsid w:val="00232787"/>
    <w:rsid w:val="00275F31"/>
    <w:rsid w:val="002761F8"/>
    <w:rsid w:val="00282EDA"/>
    <w:rsid w:val="002A1FAD"/>
    <w:rsid w:val="002A59E0"/>
    <w:rsid w:val="002C29AB"/>
    <w:rsid w:val="002C586D"/>
    <w:rsid w:val="002E091D"/>
    <w:rsid w:val="002E1553"/>
    <w:rsid w:val="00336A24"/>
    <w:rsid w:val="003421A0"/>
    <w:rsid w:val="00342C7D"/>
    <w:rsid w:val="003451AB"/>
    <w:rsid w:val="00351294"/>
    <w:rsid w:val="00360117"/>
    <w:rsid w:val="0037729B"/>
    <w:rsid w:val="00383D4C"/>
    <w:rsid w:val="003942D7"/>
    <w:rsid w:val="003A0344"/>
    <w:rsid w:val="003B7F03"/>
    <w:rsid w:val="003C4FF6"/>
    <w:rsid w:val="003C5652"/>
    <w:rsid w:val="003C58CD"/>
    <w:rsid w:val="003D0B37"/>
    <w:rsid w:val="003D3C81"/>
    <w:rsid w:val="003E275D"/>
    <w:rsid w:val="003ED2F3"/>
    <w:rsid w:val="00412C59"/>
    <w:rsid w:val="004136DD"/>
    <w:rsid w:val="0045542C"/>
    <w:rsid w:val="00470D56"/>
    <w:rsid w:val="004A0DFB"/>
    <w:rsid w:val="004C7958"/>
    <w:rsid w:val="004D42A2"/>
    <w:rsid w:val="004E2EF2"/>
    <w:rsid w:val="004F2E38"/>
    <w:rsid w:val="004F5A8D"/>
    <w:rsid w:val="0050542C"/>
    <w:rsid w:val="00505B32"/>
    <w:rsid w:val="00521681"/>
    <w:rsid w:val="005269E8"/>
    <w:rsid w:val="005313DD"/>
    <w:rsid w:val="005320D4"/>
    <w:rsid w:val="00541C21"/>
    <w:rsid w:val="005425F4"/>
    <w:rsid w:val="00543138"/>
    <w:rsid w:val="00544AC8"/>
    <w:rsid w:val="005674BF"/>
    <w:rsid w:val="00584A2D"/>
    <w:rsid w:val="00591F72"/>
    <w:rsid w:val="005D296F"/>
    <w:rsid w:val="00622589"/>
    <w:rsid w:val="006354B7"/>
    <w:rsid w:val="00656A0F"/>
    <w:rsid w:val="006948BA"/>
    <w:rsid w:val="006B0173"/>
    <w:rsid w:val="006B1DFC"/>
    <w:rsid w:val="006B38E2"/>
    <w:rsid w:val="006C3C53"/>
    <w:rsid w:val="006C6AC3"/>
    <w:rsid w:val="006E5D73"/>
    <w:rsid w:val="006F5EA4"/>
    <w:rsid w:val="007007E8"/>
    <w:rsid w:val="00701E93"/>
    <w:rsid w:val="00710F26"/>
    <w:rsid w:val="007238AA"/>
    <w:rsid w:val="00728E53"/>
    <w:rsid w:val="00731F90"/>
    <w:rsid w:val="00737EEC"/>
    <w:rsid w:val="007406AA"/>
    <w:rsid w:val="007478F5"/>
    <w:rsid w:val="00751346"/>
    <w:rsid w:val="007558AD"/>
    <w:rsid w:val="007669EF"/>
    <w:rsid w:val="00770CA0"/>
    <w:rsid w:val="00783BFC"/>
    <w:rsid w:val="007A00DE"/>
    <w:rsid w:val="007A18DA"/>
    <w:rsid w:val="007A4963"/>
    <w:rsid w:val="007B0FA6"/>
    <w:rsid w:val="007C3744"/>
    <w:rsid w:val="007E460A"/>
    <w:rsid w:val="007F55F1"/>
    <w:rsid w:val="008146A3"/>
    <w:rsid w:val="008167D8"/>
    <w:rsid w:val="00826DB6"/>
    <w:rsid w:val="008332D0"/>
    <w:rsid w:val="008563C2"/>
    <w:rsid w:val="00873619"/>
    <w:rsid w:val="00885EE5"/>
    <w:rsid w:val="00891965"/>
    <w:rsid w:val="008A4E3B"/>
    <w:rsid w:val="008A577F"/>
    <w:rsid w:val="008A58F2"/>
    <w:rsid w:val="008A5D6A"/>
    <w:rsid w:val="008A6205"/>
    <w:rsid w:val="008B0EFC"/>
    <w:rsid w:val="00900C02"/>
    <w:rsid w:val="0091511E"/>
    <w:rsid w:val="00920AA6"/>
    <w:rsid w:val="00923698"/>
    <w:rsid w:val="009300F3"/>
    <w:rsid w:val="009540F1"/>
    <w:rsid w:val="009577D5"/>
    <w:rsid w:val="00963200"/>
    <w:rsid w:val="0099112A"/>
    <w:rsid w:val="0099169B"/>
    <w:rsid w:val="009B2AAA"/>
    <w:rsid w:val="009B359C"/>
    <w:rsid w:val="009C48E5"/>
    <w:rsid w:val="009E06C3"/>
    <w:rsid w:val="009E6BE2"/>
    <w:rsid w:val="009F65A1"/>
    <w:rsid w:val="00A10054"/>
    <w:rsid w:val="00A133DE"/>
    <w:rsid w:val="00A36AAB"/>
    <w:rsid w:val="00A62E7B"/>
    <w:rsid w:val="00A8196A"/>
    <w:rsid w:val="00A843A5"/>
    <w:rsid w:val="00A91785"/>
    <w:rsid w:val="00AA7D29"/>
    <w:rsid w:val="00AC74A8"/>
    <w:rsid w:val="00B00627"/>
    <w:rsid w:val="00B0732B"/>
    <w:rsid w:val="00B07B3E"/>
    <w:rsid w:val="00B07E3F"/>
    <w:rsid w:val="00B11F54"/>
    <w:rsid w:val="00B20FAB"/>
    <w:rsid w:val="00B34DAF"/>
    <w:rsid w:val="00B36778"/>
    <w:rsid w:val="00B47727"/>
    <w:rsid w:val="00B56B54"/>
    <w:rsid w:val="00B60415"/>
    <w:rsid w:val="00B75529"/>
    <w:rsid w:val="00B866AE"/>
    <w:rsid w:val="00BB5D5E"/>
    <w:rsid w:val="00BF6689"/>
    <w:rsid w:val="00C11CF1"/>
    <w:rsid w:val="00C14AD0"/>
    <w:rsid w:val="00C15037"/>
    <w:rsid w:val="00C17DC9"/>
    <w:rsid w:val="00C23E68"/>
    <w:rsid w:val="00C32ED7"/>
    <w:rsid w:val="00C420DE"/>
    <w:rsid w:val="00C45368"/>
    <w:rsid w:val="00C471FD"/>
    <w:rsid w:val="00C54CD9"/>
    <w:rsid w:val="00C64AE2"/>
    <w:rsid w:val="00C7213B"/>
    <w:rsid w:val="00C81113"/>
    <w:rsid w:val="00C81AD0"/>
    <w:rsid w:val="00C97605"/>
    <w:rsid w:val="00CA29E9"/>
    <w:rsid w:val="00CA39CF"/>
    <w:rsid w:val="00CA3BBB"/>
    <w:rsid w:val="00CA7BC1"/>
    <w:rsid w:val="00CB073E"/>
    <w:rsid w:val="00CB2B65"/>
    <w:rsid w:val="00CB4C21"/>
    <w:rsid w:val="00CC2D68"/>
    <w:rsid w:val="00CC6CE1"/>
    <w:rsid w:val="00CD10E2"/>
    <w:rsid w:val="00CE7D2D"/>
    <w:rsid w:val="00CF0FAE"/>
    <w:rsid w:val="00CF41BC"/>
    <w:rsid w:val="00CF41E3"/>
    <w:rsid w:val="00D077A4"/>
    <w:rsid w:val="00D14647"/>
    <w:rsid w:val="00D1569B"/>
    <w:rsid w:val="00D31A3A"/>
    <w:rsid w:val="00D61618"/>
    <w:rsid w:val="00D7C304"/>
    <w:rsid w:val="00D81D72"/>
    <w:rsid w:val="00D85377"/>
    <w:rsid w:val="00D87E8E"/>
    <w:rsid w:val="00DA2F53"/>
    <w:rsid w:val="00DA2FFA"/>
    <w:rsid w:val="00DB4447"/>
    <w:rsid w:val="00DB4A29"/>
    <w:rsid w:val="00DC3C47"/>
    <w:rsid w:val="00DC46D6"/>
    <w:rsid w:val="00DF4E9A"/>
    <w:rsid w:val="00E1694A"/>
    <w:rsid w:val="00E22876"/>
    <w:rsid w:val="00E2501A"/>
    <w:rsid w:val="00E6590C"/>
    <w:rsid w:val="00E66126"/>
    <w:rsid w:val="00E83469"/>
    <w:rsid w:val="00EA717E"/>
    <w:rsid w:val="00EB45B3"/>
    <w:rsid w:val="00EB69B2"/>
    <w:rsid w:val="00EC4237"/>
    <w:rsid w:val="00EE2E84"/>
    <w:rsid w:val="00F045D4"/>
    <w:rsid w:val="00F218CB"/>
    <w:rsid w:val="00F27FD2"/>
    <w:rsid w:val="00F33737"/>
    <w:rsid w:val="00F70730"/>
    <w:rsid w:val="00F7635A"/>
    <w:rsid w:val="00F82701"/>
    <w:rsid w:val="00FB140E"/>
    <w:rsid w:val="00FB1F25"/>
    <w:rsid w:val="00FB2FE0"/>
    <w:rsid w:val="00FC1F4B"/>
    <w:rsid w:val="00FC317E"/>
    <w:rsid w:val="00FC79CE"/>
    <w:rsid w:val="00FD4528"/>
    <w:rsid w:val="00FF0C23"/>
    <w:rsid w:val="00FF272D"/>
    <w:rsid w:val="00FF7DB1"/>
    <w:rsid w:val="015A5D5F"/>
    <w:rsid w:val="015DA57F"/>
    <w:rsid w:val="0191E7CA"/>
    <w:rsid w:val="01B1CD23"/>
    <w:rsid w:val="01D11584"/>
    <w:rsid w:val="01D72DD4"/>
    <w:rsid w:val="01DFBC88"/>
    <w:rsid w:val="021022BE"/>
    <w:rsid w:val="0224934E"/>
    <w:rsid w:val="02278A68"/>
    <w:rsid w:val="022A5E9E"/>
    <w:rsid w:val="025B72A1"/>
    <w:rsid w:val="02687CF2"/>
    <w:rsid w:val="027C77B2"/>
    <w:rsid w:val="02A37216"/>
    <w:rsid w:val="02EB9D29"/>
    <w:rsid w:val="02F74EAE"/>
    <w:rsid w:val="02FA40AD"/>
    <w:rsid w:val="03DC73FC"/>
    <w:rsid w:val="04201123"/>
    <w:rsid w:val="04349DBD"/>
    <w:rsid w:val="04776B32"/>
    <w:rsid w:val="04A43371"/>
    <w:rsid w:val="04ADAAD3"/>
    <w:rsid w:val="053936C7"/>
    <w:rsid w:val="05567456"/>
    <w:rsid w:val="058ACA28"/>
    <w:rsid w:val="058EAC4E"/>
    <w:rsid w:val="058FB57C"/>
    <w:rsid w:val="05B20A4E"/>
    <w:rsid w:val="05D00977"/>
    <w:rsid w:val="05D8E1AA"/>
    <w:rsid w:val="05EE343B"/>
    <w:rsid w:val="060D78EC"/>
    <w:rsid w:val="063CFC42"/>
    <w:rsid w:val="064E887E"/>
    <w:rsid w:val="066502FB"/>
    <w:rsid w:val="0676F656"/>
    <w:rsid w:val="0707B9CC"/>
    <w:rsid w:val="0779B233"/>
    <w:rsid w:val="086CCCAC"/>
    <w:rsid w:val="087AC83E"/>
    <w:rsid w:val="0888448B"/>
    <w:rsid w:val="08B12753"/>
    <w:rsid w:val="08B8CE68"/>
    <w:rsid w:val="08C93D37"/>
    <w:rsid w:val="08C9B8D2"/>
    <w:rsid w:val="08FDE49B"/>
    <w:rsid w:val="0900EBE3"/>
    <w:rsid w:val="0902FB1B"/>
    <w:rsid w:val="090EA040"/>
    <w:rsid w:val="0915D40D"/>
    <w:rsid w:val="0924F666"/>
    <w:rsid w:val="09671B61"/>
    <w:rsid w:val="09865DFD"/>
    <w:rsid w:val="09FBDBFE"/>
    <w:rsid w:val="0A6ED1B4"/>
    <w:rsid w:val="0A744596"/>
    <w:rsid w:val="0AB4CE80"/>
    <w:rsid w:val="0ACAC1EB"/>
    <w:rsid w:val="0ACCDD76"/>
    <w:rsid w:val="0ACEE4E1"/>
    <w:rsid w:val="0AE24258"/>
    <w:rsid w:val="0B847557"/>
    <w:rsid w:val="0B87C30D"/>
    <w:rsid w:val="0BCB047D"/>
    <w:rsid w:val="0C0753A9"/>
    <w:rsid w:val="0C33BCB0"/>
    <w:rsid w:val="0C4D3617"/>
    <w:rsid w:val="0C648D5B"/>
    <w:rsid w:val="0CF63BDD"/>
    <w:rsid w:val="0D384F2C"/>
    <w:rsid w:val="0D433638"/>
    <w:rsid w:val="0D8D54B6"/>
    <w:rsid w:val="0DA79D09"/>
    <w:rsid w:val="0E0C174B"/>
    <w:rsid w:val="0E10FE4D"/>
    <w:rsid w:val="0E3FB310"/>
    <w:rsid w:val="0E40501E"/>
    <w:rsid w:val="0E7D3384"/>
    <w:rsid w:val="0E828BFC"/>
    <w:rsid w:val="0F1854F5"/>
    <w:rsid w:val="0F30A55E"/>
    <w:rsid w:val="0F498697"/>
    <w:rsid w:val="0F7D4B2C"/>
    <w:rsid w:val="0FA33861"/>
    <w:rsid w:val="0FAED184"/>
    <w:rsid w:val="0FC60CBE"/>
    <w:rsid w:val="0FD470AD"/>
    <w:rsid w:val="0FD7B4C1"/>
    <w:rsid w:val="1030FF5A"/>
    <w:rsid w:val="10500F1F"/>
    <w:rsid w:val="1081FA37"/>
    <w:rsid w:val="108B2B81"/>
    <w:rsid w:val="109B4DD3"/>
    <w:rsid w:val="10AE06F8"/>
    <w:rsid w:val="10ECA295"/>
    <w:rsid w:val="1101E0EF"/>
    <w:rsid w:val="11150A4E"/>
    <w:rsid w:val="114244F6"/>
    <w:rsid w:val="1186F7E5"/>
    <w:rsid w:val="11D229A6"/>
    <w:rsid w:val="11D5E475"/>
    <w:rsid w:val="12250FA4"/>
    <w:rsid w:val="129A049F"/>
    <w:rsid w:val="132625B2"/>
    <w:rsid w:val="132C995E"/>
    <w:rsid w:val="133A1E00"/>
    <w:rsid w:val="13A110D2"/>
    <w:rsid w:val="13A4066A"/>
    <w:rsid w:val="13BA507A"/>
    <w:rsid w:val="13C24FF2"/>
    <w:rsid w:val="13E96660"/>
    <w:rsid w:val="13FB33F6"/>
    <w:rsid w:val="145C6A96"/>
    <w:rsid w:val="14633011"/>
    <w:rsid w:val="1485C304"/>
    <w:rsid w:val="14864D84"/>
    <w:rsid w:val="14CC0E36"/>
    <w:rsid w:val="154C4FC3"/>
    <w:rsid w:val="1558BB6E"/>
    <w:rsid w:val="15629A1B"/>
    <w:rsid w:val="15711C7A"/>
    <w:rsid w:val="15C7BD01"/>
    <w:rsid w:val="1612DE30"/>
    <w:rsid w:val="16226B5A"/>
    <w:rsid w:val="16476CE1"/>
    <w:rsid w:val="16484E1C"/>
    <w:rsid w:val="16527E15"/>
    <w:rsid w:val="1663E027"/>
    <w:rsid w:val="16943792"/>
    <w:rsid w:val="16CA1C9E"/>
    <w:rsid w:val="16DF04C5"/>
    <w:rsid w:val="16FA6294"/>
    <w:rsid w:val="172EFDA2"/>
    <w:rsid w:val="178337C6"/>
    <w:rsid w:val="1790012E"/>
    <w:rsid w:val="17CA227A"/>
    <w:rsid w:val="17CCF309"/>
    <w:rsid w:val="189AA4DA"/>
    <w:rsid w:val="18BB323D"/>
    <w:rsid w:val="19556118"/>
    <w:rsid w:val="19696725"/>
    <w:rsid w:val="1970A841"/>
    <w:rsid w:val="197D2638"/>
    <w:rsid w:val="19D9048D"/>
    <w:rsid w:val="19EAB31C"/>
    <w:rsid w:val="19EED666"/>
    <w:rsid w:val="1A33250D"/>
    <w:rsid w:val="1A41FBCC"/>
    <w:rsid w:val="1A586C13"/>
    <w:rsid w:val="1A7B7939"/>
    <w:rsid w:val="1AAD49ED"/>
    <w:rsid w:val="1AF4FD6E"/>
    <w:rsid w:val="1AF5ECE0"/>
    <w:rsid w:val="1B6F7816"/>
    <w:rsid w:val="1B79AC9C"/>
    <w:rsid w:val="1B96F506"/>
    <w:rsid w:val="1C137D05"/>
    <w:rsid w:val="1C3DCF67"/>
    <w:rsid w:val="1CA0E32E"/>
    <w:rsid w:val="1CCCEFDF"/>
    <w:rsid w:val="1CED3D7B"/>
    <w:rsid w:val="1D19F775"/>
    <w:rsid w:val="1D488415"/>
    <w:rsid w:val="1D827B6C"/>
    <w:rsid w:val="1DA0A381"/>
    <w:rsid w:val="1DAC08CC"/>
    <w:rsid w:val="1DC0D2B5"/>
    <w:rsid w:val="1DFDE057"/>
    <w:rsid w:val="1E1ECDA5"/>
    <w:rsid w:val="1E366950"/>
    <w:rsid w:val="1E4018F2"/>
    <w:rsid w:val="1EB6C977"/>
    <w:rsid w:val="1EE3795A"/>
    <w:rsid w:val="1EF9BE2D"/>
    <w:rsid w:val="1F094ADF"/>
    <w:rsid w:val="1F1A6BB1"/>
    <w:rsid w:val="1F47EBEE"/>
    <w:rsid w:val="1F4DE86F"/>
    <w:rsid w:val="1F7A23D4"/>
    <w:rsid w:val="1FAD9D11"/>
    <w:rsid w:val="1FC32DDC"/>
    <w:rsid w:val="205A142A"/>
    <w:rsid w:val="20666858"/>
    <w:rsid w:val="20682C4C"/>
    <w:rsid w:val="20792A86"/>
    <w:rsid w:val="207E0919"/>
    <w:rsid w:val="2091415F"/>
    <w:rsid w:val="209EDE56"/>
    <w:rsid w:val="20F8D401"/>
    <w:rsid w:val="215112F5"/>
    <w:rsid w:val="2164877C"/>
    <w:rsid w:val="2194A528"/>
    <w:rsid w:val="2196155E"/>
    <w:rsid w:val="2197F32A"/>
    <w:rsid w:val="21B9DDA0"/>
    <w:rsid w:val="21C12417"/>
    <w:rsid w:val="2213EC4A"/>
    <w:rsid w:val="22167AC4"/>
    <w:rsid w:val="223C5CC0"/>
    <w:rsid w:val="224210AF"/>
    <w:rsid w:val="225EDBA0"/>
    <w:rsid w:val="22DE2048"/>
    <w:rsid w:val="2300AB15"/>
    <w:rsid w:val="231BB730"/>
    <w:rsid w:val="2330FE4C"/>
    <w:rsid w:val="2349A3DB"/>
    <w:rsid w:val="24172621"/>
    <w:rsid w:val="24A2B310"/>
    <w:rsid w:val="24D85002"/>
    <w:rsid w:val="24FDFAB6"/>
    <w:rsid w:val="25220E93"/>
    <w:rsid w:val="2528C328"/>
    <w:rsid w:val="25ADD2E0"/>
    <w:rsid w:val="25BCE2A5"/>
    <w:rsid w:val="25DD24CA"/>
    <w:rsid w:val="25E892A8"/>
    <w:rsid w:val="2628FA00"/>
    <w:rsid w:val="262BA798"/>
    <w:rsid w:val="26404A89"/>
    <w:rsid w:val="2648ECAB"/>
    <w:rsid w:val="26535A7A"/>
    <w:rsid w:val="26A1A7C8"/>
    <w:rsid w:val="26DB3FE4"/>
    <w:rsid w:val="26E7BC4C"/>
    <w:rsid w:val="26EF3D85"/>
    <w:rsid w:val="26F13325"/>
    <w:rsid w:val="276E53EE"/>
    <w:rsid w:val="27779FC6"/>
    <w:rsid w:val="280869FD"/>
    <w:rsid w:val="2843B490"/>
    <w:rsid w:val="2845EBF6"/>
    <w:rsid w:val="28516594"/>
    <w:rsid w:val="28536152"/>
    <w:rsid w:val="2868F978"/>
    <w:rsid w:val="28F6D0A1"/>
    <w:rsid w:val="2994D8DD"/>
    <w:rsid w:val="29C0C31F"/>
    <w:rsid w:val="29C0CD8A"/>
    <w:rsid w:val="29DE6178"/>
    <w:rsid w:val="29FE01D0"/>
    <w:rsid w:val="2A380511"/>
    <w:rsid w:val="2A626C7B"/>
    <w:rsid w:val="2A8146E7"/>
    <w:rsid w:val="2AB57D2F"/>
    <w:rsid w:val="2B0138D6"/>
    <w:rsid w:val="2B1DD58B"/>
    <w:rsid w:val="2B4C6A0E"/>
    <w:rsid w:val="2B6ED240"/>
    <w:rsid w:val="2BC1703D"/>
    <w:rsid w:val="2BC4AC9B"/>
    <w:rsid w:val="2BE31A23"/>
    <w:rsid w:val="2C06571D"/>
    <w:rsid w:val="2C15EEC9"/>
    <w:rsid w:val="2C3C0B73"/>
    <w:rsid w:val="2C4A9EAA"/>
    <w:rsid w:val="2C4BFE93"/>
    <w:rsid w:val="2C7EAA0A"/>
    <w:rsid w:val="2C821790"/>
    <w:rsid w:val="2CF51CE6"/>
    <w:rsid w:val="2D2509CB"/>
    <w:rsid w:val="2D40876D"/>
    <w:rsid w:val="2DADF751"/>
    <w:rsid w:val="2DC09F1E"/>
    <w:rsid w:val="2DD06F01"/>
    <w:rsid w:val="2E2440E5"/>
    <w:rsid w:val="2E473CB5"/>
    <w:rsid w:val="2E97FA9C"/>
    <w:rsid w:val="2EDAA318"/>
    <w:rsid w:val="2F14F90D"/>
    <w:rsid w:val="2F7B90A2"/>
    <w:rsid w:val="2F8D3D9C"/>
    <w:rsid w:val="2FDD701E"/>
    <w:rsid w:val="2FEC4101"/>
    <w:rsid w:val="2FFF5746"/>
    <w:rsid w:val="3030EA6D"/>
    <w:rsid w:val="303C656E"/>
    <w:rsid w:val="3057D53A"/>
    <w:rsid w:val="308FE2DE"/>
    <w:rsid w:val="3090713D"/>
    <w:rsid w:val="30FEFDD7"/>
    <w:rsid w:val="31024D25"/>
    <w:rsid w:val="310C17FF"/>
    <w:rsid w:val="311E2DAF"/>
    <w:rsid w:val="316327F7"/>
    <w:rsid w:val="316EE2A3"/>
    <w:rsid w:val="318293F7"/>
    <w:rsid w:val="31879F69"/>
    <w:rsid w:val="319715E2"/>
    <w:rsid w:val="319FFF2E"/>
    <w:rsid w:val="31A0A703"/>
    <w:rsid w:val="31B8DE4C"/>
    <w:rsid w:val="3289D625"/>
    <w:rsid w:val="329E9B0F"/>
    <w:rsid w:val="32EB94B4"/>
    <w:rsid w:val="32FFA583"/>
    <w:rsid w:val="33318564"/>
    <w:rsid w:val="336F78B7"/>
    <w:rsid w:val="338B2F4E"/>
    <w:rsid w:val="33C25B1B"/>
    <w:rsid w:val="33CC7C11"/>
    <w:rsid w:val="33E109A3"/>
    <w:rsid w:val="34BCE859"/>
    <w:rsid w:val="34D467D9"/>
    <w:rsid w:val="34E1E166"/>
    <w:rsid w:val="34F86CBB"/>
    <w:rsid w:val="350FB468"/>
    <w:rsid w:val="3522F218"/>
    <w:rsid w:val="3594D533"/>
    <w:rsid w:val="3598F205"/>
    <w:rsid w:val="35AB73F6"/>
    <w:rsid w:val="36637DB7"/>
    <w:rsid w:val="36844CFC"/>
    <w:rsid w:val="369E2525"/>
    <w:rsid w:val="36DB71C5"/>
    <w:rsid w:val="36DD1B98"/>
    <w:rsid w:val="36F65BB5"/>
    <w:rsid w:val="3708B05A"/>
    <w:rsid w:val="37347BC8"/>
    <w:rsid w:val="373687D3"/>
    <w:rsid w:val="3754B862"/>
    <w:rsid w:val="3755E282"/>
    <w:rsid w:val="3774C4E5"/>
    <w:rsid w:val="37FB45F2"/>
    <w:rsid w:val="3800844C"/>
    <w:rsid w:val="3810001B"/>
    <w:rsid w:val="3817ABBC"/>
    <w:rsid w:val="38246F02"/>
    <w:rsid w:val="382E6C7B"/>
    <w:rsid w:val="3842CEDF"/>
    <w:rsid w:val="385B628F"/>
    <w:rsid w:val="38737FA6"/>
    <w:rsid w:val="38C432D9"/>
    <w:rsid w:val="38D829FC"/>
    <w:rsid w:val="38D9BD93"/>
    <w:rsid w:val="3902EB86"/>
    <w:rsid w:val="392DB146"/>
    <w:rsid w:val="398161E1"/>
    <w:rsid w:val="39F52BCB"/>
    <w:rsid w:val="39FFC472"/>
    <w:rsid w:val="3A101DF8"/>
    <w:rsid w:val="3A2A95C5"/>
    <w:rsid w:val="3A37D8EA"/>
    <w:rsid w:val="3A440623"/>
    <w:rsid w:val="3A5B0C15"/>
    <w:rsid w:val="3A6031D5"/>
    <w:rsid w:val="3A976880"/>
    <w:rsid w:val="3ABBD995"/>
    <w:rsid w:val="3B5C4B52"/>
    <w:rsid w:val="3B5D0CF2"/>
    <w:rsid w:val="3BAD73BE"/>
    <w:rsid w:val="3BCC61CD"/>
    <w:rsid w:val="3BE9E585"/>
    <w:rsid w:val="3BEBBD43"/>
    <w:rsid w:val="3C7610AA"/>
    <w:rsid w:val="3CFFF3AB"/>
    <w:rsid w:val="3D0BA90C"/>
    <w:rsid w:val="3D0C13D2"/>
    <w:rsid w:val="3D1C6ED4"/>
    <w:rsid w:val="3D2A78AB"/>
    <w:rsid w:val="3D451B90"/>
    <w:rsid w:val="3D587B81"/>
    <w:rsid w:val="3DC05978"/>
    <w:rsid w:val="3DE183EF"/>
    <w:rsid w:val="3E3F2C9C"/>
    <w:rsid w:val="3E95E495"/>
    <w:rsid w:val="3E9CBF1F"/>
    <w:rsid w:val="3ECABC83"/>
    <w:rsid w:val="3EECBA43"/>
    <w:rsid w:val="3F20BF2B"/>
    <w:rsid w:val="3F3F6494"/>
    <w:rsid w:val="3F5478E2"/>
    <w:rsid w:val="3F77D03D"/>
    <w:rsid w:val="3F97DBCA"/>
    <w:rsid w:val="3F9C5950"/>
    <w:rsid w:val="3FAAEF71"/>
    <w:rsid w:val="3FC6B2C9"/>
    <w:rsid w:val="3FCAFC1B"/>
    <w:rsid w:val="3FEEF3AE"/>
    <w:rsid w:val="4001E275"/>
    <w:rsid w:val="40BBD4AA"/>
    <w:rsid w:val="410091E3"/>
    <w:rsid w:val="4109AC25"/>
    <w:rsid w:val="4141BF78"/>
    <w:rsid w:val="414D10CC"/>
    <w:rsid w:val="41547F31"/>
    <w:rsid w:val="416AC99D"/>
    <w:rsid w:val="418C5104"/>
    <w:rsid w:val="41EA372B"/>
    <w:rsid w:val="41EA9934"/>
    <w:rsid w:val="41ECEEA8"/>
    <w:rsid w:val="42032775"/>
    <w:rsid w:val="42333D9D"/>
    <w:rsid w:val="425B5EB5"/>
    <w:rsid w:val="426DA2E9"/>
    <w:rsid w:val="42922948"/>
    <w:rsid w:val="42A7856A"/>
    <w:rsid w:val="42D472CF"/>
    <w:rsid w:val="42EA51D0"/>
    <w:rsid w:val="431CB614"/>
    <w:rsid w:val="4377ADE4"/>
    <w:rsid w:val="43EDC47D"/>
    <w:rsid w:val="43EEC05C"/>
    <w:rsid w:val="441815BF"/>
    <w:rsid w:val="44233FFF"/>
    <w:rsid w:val="4441A3B3"/>
    <w:rsid w:val="44CFA40E"/>
    <w:rsid w:val="450DA15C"/>
    <w:rsid w:val="45675D7E"/>
    <w:rsid w:val="457CF8F5"/>
    <w:rsid w:val="45BA1EF0"/>
    <w:rsid w:val="4600B3CB"/>
    <w:rsid w:val="4603B3FB"/>
    <w:rsid w:val="460ADE39"/>
    <w:rsid w:val="46570EA4"/>
    <w:rsid w:val="46C221E7"/>
    <w:rsid w:val="46E0FFC5"/>
    <w:rsid w:val="46F2F9FF"/>
    <w:rsid w:val="477A111F"/>
    <w:rsid w:val="477AA9D0"/>
    <w:rsid w:val="47B0204A"/>
    <w:rsid w:val="47BF447C"/>
    <w:rsid w:val="47DE1370"/>
    <w:rsid w:val="47ECCCC0"/>
    <w:rsid w:val="4811FBF5"/>
    <w:rsid w:val="486D3C81"/>
    <w:rsid w:val="4877F3E6"/>
    <w:rsid w:val="4888B229"/>
    <w:rsid w:val="48A7121F"/>
    <w:rsid w:val="49036671"/>
    <w:rsid w:val="492E633B"/>
    <w:rsid w:val="493DF129"/>
    <w:rsid w:val="4948A2AF"/>
    <w:rsid w:val="494975FB"/>
    <w:rsid w:val="4961E105"/>
    <w:rsid w:val="496AC377"/>
    <w:rsid w:val="496F872E"/>
    <w:rsid w:val="4991C459"/>
    <w:rsid w:val="4993BC2D"/>
    <w:rsid w:val="49A22A68"/>
    <w:rsid w:val="49AE84B8"/>
    <w:rsid w:val="4A0DAD19"/>
    <w:rsid w:val="4A297222"/>
    <w:rsid w:val="4A6D524E"/>
    <w:rsid w:val="4AB4A003"/>
    <w:rsid w:val="4ABFC1AD"/>
    <w:rsid w:val="4AEE3A3D"/>
    <w:rsid w:val="4AFE2B99"/>
    <w:rsid w:val="4B62A637"/>
    <w:rsid w:val="4B903C86"/>
    <w:rsid w:val="4BD1185F"/>
    <w:rsid w:val="4BD53375"/>
    <w:rsid w:val="4BE962C2"/>
    <w:rsid w:val="4BF40AA6"/>
    <w:rsid w:val="4C12A1F4"/>
    <w:rsid w:val="4C153DD7"/>
    <w:rsid w:val="4C168BF5"/>
    <w:rsid w:val="4C27FEF3"/>
    <w:rsid w:val="4C632C41"/>
    <w:rsid w:val="4C68B5EF"/>
    <w:rsid w:val="4C8FABDD"/>
    <w:rsid w:val="4C9801A1"/>
    <w:rsid w:val="4CA93E10"/>
    <w:rsid w:val="4CAC0394"/>
    <w:rsid w:val="4CE25121"/>
    <w:rsid w:val="4CF6270F"/>
    <w:rsid w:val="4D6D4F12"/>
    <w:rsid w:val="4D90F7E9"/>
    <w:rsid w:val="4DBC3105"/>
    <w:rsid w:val="4DC6AA67"/>
    <w:rsid w:val="4DD28327"/>
    <w:rsid w:val="4DE5253F"/>
    <w:rsid w:val="4DE969EE"/>
    <w:rsid w:val="4DF7EC52"/>
    <w:rsid w:val="4E34935C"/>
    <w:rsid w:val="4E397D15"/>
    <w:rsid w:val="4E6E6CD4"/>
    <w:rsid w:val="4E86E077"/>
    <w:rsid w:val="4EA58732"/>
    <w:rsid w:val="4EB0BB84"/>
    <w:rsid w:val="4EB55A42"/>
    <w:rsid w:val="4ED6BFC4"/>
    <w:rsid w:val="4EDD6BC6"/>
    <w:rsid w:val="4F0D2C95"/>
    <w:rsid w:val="4F1D4D87"/>
    <w:rsid w:val="4F416D3A"/>
    <w:rsid w:val="4F42F637"/>
    <w:rsid w:val="4F6A95EB"/>
    <w:rsid w:val="4FA76F56"/>
    <w:rsid w:val="4FB317A3"/>
    <w:rsid w:val="4FD4B6B4"/>
    <w:rsid w:val="4FF058C6"/>
    <w:rsid w:val="4FF4C42D"/>
    <w:rsid w:val="5002788A"/>
    <w:rsid w:val="5032EDCE"/>
    <w:rsid w:val="505F13A4"/>
    <w:rsid w:val="50805820"/>
    <w:rsid w:val="509B457A"/>
    <w:rsid w:val="510993F5"/>
    <w:rsid w:val="51541508"/>
    <w:rsid w:val="51734470"/>
    <w:rsid w:val="51F0EC8F"/>
    <w:rsid w:val="5204BD83"/>
    <w:rsid w:val="52462183"/>
    <w:rsid w:val="524E54AF"/>
    <w:rsid w:val="5261C98D"/>
    <w:rsid w:val="5268EDAC"/>
    <w:rsid w:val="52E193E7"/>
    <w:rsid w:val="5329865E"/>
    <w:rsid w:val="532C3792"/>
    <w:rsid w:val="53B70E2F"/>
    <w:rsid w:val="53C2C602"/>
    <w:rsid w:val="53CECAB9"/>
    <w:rsid w:val="53E98697"/>
    <w:rsid w:val="54236713"/>
    <w:rsid w:val="54351859"/>
    <w:rsid w:val="546A45DA"/>
    <w:rsid w:val="546DC354"/>
    <w:rsid w:val="547FDEE2"/>
    <w:rsid w:val="5485109F"/>
    <w:rsid w:val="54953688"/>
    <w:rsid w:val="54D98B6A"/>
    <w:rsid w:val="5520319B"/>
    <w:rsid w:val="5545D5ED"/>
    <w:rsid w:val="5546E635"/>
    <w:rsid w:val="5589BD17"/>
    <w:rsid w:val="55A9ED8A"/>
    <w:rsid w:val="55E553DE"/>
    <w:rsid w:val="55F88E77"/>
    <w:rsid w:val="564B6A4D"/>
    <w:rsid w:val="564F162F"/>
    <w:rsid w:val="564F9B2F"/>
    <w:rsid w:val="56696580"/>
    <w:rsid w:val="56880679"/>
    <w:rsid w:val="568E4B46"/>
    <w:rsid w:val="56C33E32"/>
    <w:rsid w:val="56E2AB03"/>
    <w:rsid w:val="57048939"/>
    <w:rsid w:val="572C91CD"/>
    <w:rsid w:val="574BAE1B"/>
    <w:rsid w:val="577FA6BA"/>
    <w:rsid w:val="579159C2"/>
    <w:rsid w:val="57A4DF8B"/>
    <w:rsid w:val="57F56995"/>
    <w:rsid w:val="5809F77D"/>
    <w:rsid w:val="58A62230"/>
    <w:rsid w:val="58F8E32F"/>
    <w:rsid w:val="58FD1E26"/>
    <w:rsid w:val="5900042A"/>
    <w:rsid w:val="5942D8B9"/>
    <w:rsid w:val="59820AFD"/>
    <w:rsid w:val="59A36468"/>
    <w:rsid w:val="59A78D67"/>
    <w:rsid w:val="59CC0535"/>
    <w:rsid w:val="59F46BB5"/>
    <w:rsid w:val="5A2EA613"/>
    <w:rsid w:val="5A9DEAEB"/>
    <w:rsid w:val="5AAF1D88"/>
    <w:rsid w:val="5AD09FED"/>
    <w:rsid w:val="5AD624C9"/>
    <w:rsid w:val="5B3FCBFB"/>
    <w:rsid w:val="5B585A29"/>
    <w:rsid w:val="5B5B4944"/>
    <w:rsid w:val="5B7795BB"/>
    <w:rsid w:val="5BB6927F"/>
    <w:rsid w:val="5BCF92E3"/>
    <w:rsid w:val="5BDADF0B"/>
    <w:rsid w:val="5C224A43"/>
    <w:rsid w:val="5C34509F"/>
    <w:rsid w:val="5C412FA6"/>
    <w:rsid w:val="5C55E598"/>
    <w:rsid w:val="5CA891EE"/>
    <w:rsid w:val="5CD3CDDA"/>
    <w:rsid w:val="5CF8DE78"/>
    <w:rsid w:val="5D758674"/>
    <w:rsid w:val="5D7DD4D8"/>
    <w:rsid w:val="5D810CA9"/>
    <w:rsid w:val="5D852D71"/>
    <w:rsid w:val="5D89F36A"/>
    <w:rsid w:val="5DC6FF90"/>
    <w:rsid w:val="5DEDE5E4"/>
    <w:rsid w:val="5E32D7AA"/>
    <w:rsid w:val="5E533B58"/>
    <w:rsid w:val="5E69FAF8"/>
    <w:rsid w:val="5E79B377"/>
    <w:rsid w:val="5EADF201"/>
    <w:rsid w:val="5EB270F2"/>
    <w:rsid w:val="5EBFCEBE"/>
    <w:rsid w:val="5ECCF8AD"/>
    <w:rsid w:val="5F056C8D"/>
    <w:rsid w:val="5F0BF541"/>
    <w:rsid w:val="5F18F0C7"/>
    <w:rsid w:val="5F3BC5DA"/>
    <w:rsid w:val="60931FB9"/>
    <w:rsid w:val="60CC5592"/>
    <w:rsid w:val="60E64374"/>
    <w:rsid w:val="6193EA2A"/>
    <w:rsid w:val="619B99A8"/>
    <w:rsid w:val="61A26E69"/>
    <w:rsid w:val="61AE3C1C"/>
    <w:rsid w:val="61CE6E37"/>
    <w:rsid w:val="61D7B447"/>
    <w:rsid w:val="61E04B7A"/>
    <w:rsid w:val="61F4957F"/>
    <w:rsid w:val="6238981C"/>
    <w:rsid w:val="62452E56"/>
    <w:rsid w:val="62486A74"/>
    <w:rsid w:val="6252144B"/>
    <w:rsid w:val="62AA1A78"/>
    <w:rsid w:val="62DA9295"/>
    <w:rsid w:val="62E60A6F"/>
    <w:rsid w:val="630610D0"/>
    <w:rsid w:val="633A59C6"/>
    <w:rsid w:val="634137A3"/>
    <w:rsid w:val="63602C14"/>
    <w:rsid w:val="637ACB03"/>
    <w:rsid w:val="63E23AA0"/>
    <w:rsid w:val="63EA9B26"/>
    <w:rsid w:val="63FDAF23"/>
    <w:rsid w:val="6452E798"/>
    <w:rsid w:val="6461BF36"/>
    <w:rsid w:val="646CBA58"/>
    <w:rsid w:val="646E6AD8"/>
    <w:rsid w:val="647831C2"/>
    <w:rsid w:val="648B7401"/>
    <w:rsid w:val="6490D830"/>
    <w:rsid w:val="64A00F4F"/>
    <w:rsid w:val="64BCB010"/>
    <w:rsid w:val="64FD47F2"/>
    <w:rsid w:val="64FDC175"/>
    <w:rsid w:val="6588909E"/>
    <w:rsid w:val="65A91B36"/>
    <w:rsid w:val="65C2B8CA"/>
    <w:rsid w:val="6606F77E"/>
    <w:rsid w:val="664133C8"/>
    <w:rsid w:val="66723457"/>
    <w:rsid w:val="668433C5"/>
    <w:rsid w:val="66B473B6"/>
    <w:rsid w:val="66CFDD31"/>
    <w:rsid w:val="66DB59E3"/>
    <w:rsid w:val="66EBACA8"/>
    <w:rsid w:val="6704843C"/>
    <w:rsid w:val="679D94B7"/>
    <w:rsid w:val="67CD0FA6"/>
    <w:rsid w:val="6833D706"/>
    <w:rsid w:val="685C8FF5"/>
    <w:rsid w:val="6897036D"/>
    <w:rsid w:val="68A2FFAD"/>
    <w:rsid w:val="68BDE26A"/>
    <w:rsid w:val="68CACC22"/>
    <w:rsid w:val="68F7F41F"/>
    <w:rsid w:val="692F653E"/>
    <w:rsid w:val="697CED26"/>
    <w:rsid w:val="698007FA"/>
    <w:rsid w:val="6994CB0F"/>
    <w:rsid w:val="69DCB8AB"/>
    <w:rsid w:val="6A379EC9"/>
    <w:rsid w:val="6A789FA1"/>
    <w:rsid w:val="6AE55E38"/>
    <w:rsid w:val="6B0FB441"/>
    <w:rsid w:val="6B19E1DC"/>
    <w:rsid w:val="6B412D63"/>
    <w:rsid w:val="6B5A2DA0"/>
    <w:rsid w:val="6B9691FC"/>
    <w:rsid w:val="6BA5806A"/>
    <w:rsid w:val="6BADD7C0"/>
    <w:rsid w:val="6BC194FB"/>
    <w:rsid w:val="6C19BC18"/>
    <w:rsid w:val="6CF7B10C"/>
    <w:rsid w:val="6D43A16A"/>
    <w:rsid w:val="6D85290E"/>
    <w:rsid w:val="6E1A9385"/>
    <w:rsid w:val="6E22F71E"/>
    <w:rsid w:val="6E6213AF"/>
    <w:rsid w:val="6E83BCFB"/>
    <w:rsid w:val="6EBAA6E9"/>
    <w:rsid w:val="6EDF5052"/>
    <w:rsid w:val="6EE22FF2"/>
    <w:rsid w:val="6EE4065B"/>
    <w:rsid w:val="6EF4680A"/>
    <w:rsid w:val="6F23BBB6"/>
    <w:rsid w:val="6F2A3D23"/>
    <w:rsid w:val="6F4EEEF3"/>
    <w:rsid w:val="6FAFB665"/>
    <w:rsid w:val="6FB30AE2"/>
    <w:rsid w:val="70739EAE"/>
    <w:rsid w:val="71314BB5"/>
    <w:rsid w:val="7152F359"/>
    <w:rsid w:val="71EFB0AE"/>
    <w:rsid w:val="7214E3E7"/>
    <w:rsid w:val="723F9F4F"/>
    <w:rsid w:val="72699F15"/>
    <w:rsid w:val="726CEB7F"/>
    <w:rsid w:val="727B260A"/>
    <w:rsid w:val="72DF0B4E"/>
    <w:rsid w:val="733F65D7"/>
    <w:rsid w:val="7362593B"/>
    <w:rsid w:val="73D63579"/>
    <w:rsid w:val="74014473"/>
    <w:rsid w:val="7401BBAB"/>
    <w:rsid w:val="7468EEBC"/>
    <w:rsid w:val="746C863D"/>
    <w:rsid w:val="746FAD0F"/>
    <w:rsid w:val="749F68FB"/>
    <w:rsid w:val="74F8B0AA"/>
    <w:rsid w:val="752AE87C"/>
    <w:rsid w:val="757425B2"/>
    <w:rsid w:val="757B3803"/>
    <w:rsid w:val="75AAFFF0"/>
    <w:rsid w:val="75D11E2F"/>
    <w:rsid w:val="75D36141"/>
    <w:rsid w:val="75EFB758"/>
    <w:rsid w:val="75F11CC6"/>
    <w:rsid w:val="75FF66BE"/>
    <w:rsid w:val="7624E456"/>
    <w:rsid w:val="763A2038"/>
    <w:rsid w:val="76493B50"/>
    <w:rsid w:val="76C7F6B4"/>
    <w:rsid w:val="776646C1"/>
    <w:rsid w:val="77A8389A"/>
    <w:rsid w:val="77D6442D"/>
    <w:rsid w:val="77DAA6BE"/>
    <w:rsid w:val="7817BAA8"/>
    <w:rsid w:val="7832009D"/>
    <w:rsid w:val="784EE30B"/>
    <w:rsid w:val="785CDFF2"/>
    <w:rsid w:val="78852A79"/>
    <w:rsid w:val="7890335A"/>
    <w:rsid w:val="7894C923"/>
    <w:rsid w:val="7897CB18"/>
    <w:rsid w:val="78F3075A"/>
    <w:rsid w:val="79296815"/>
    <w:rsid w:val="795DB09E"/>
    <w:rsid w:val="7994C7C1"/>
    <w:rsid w:val="79BFBD98"/>
    <w:rsid w:val="79C4DDCA"/>
    <w:rsid w:val="79DC1180"/>
    <w:rsid w:val="7A065B8C"/>
    <w:rsid w:val="7A16B4CF"/>
    <w:rsid w:val="7A3AC0CE"/>
    <w:rsid w:val="7A423ED0"/>
    <w:rsid w:val="7A57E878"/>
    <w:rsid w:val="7A82F6BC"/>
    <w:rsid w:val="7A891127"/>
    <w:rsid w:val="7AC3C843"/>
    <w:rsid w:val="7B17E151"/>
    <w:rsid w:val="7B50A52B"/>
    <w:rsid w:val="7B52B8BD"/>
    <w:rsid w:val="7B76CAF4"/>
    <w:rsid w:val="7BA8127E"/>
    <w:rsid w:val="7BE6E01D"/>
    <w:rsid w:val="7C0ADB8D"/>
    <w:rsid w:val="7C0EB3B2"/>
    <w:rsid w:val="7C4212A7"/>
    <w:rsid w:val="7C4FCE5F"/>
    <w:rsid w:val="7C5EBDD1"/>
    <w:rsid w:val="7C701D18"/>
    <w:rsid w:val="7C77A1C1"/>
    <w:rsid w:val="7C9DE4E3"/>
    <w:rsid w:val="7CBC4B97"/>
    <w:rsid w:val="7CC3280C"/>
    <w:rsid w:val="7CD68DF2"/>
    <w:rsid w:val="7D13AE7C"/>
    <w:rsid w:val="7D81ACC2"/>
    <w:rsid w:val="7D84242F"/>
    <w:rsid w:val="7D977B07"/>
    <w:rsid w:val="7DB35F14"/>
    <w:rsid w:val="7DBA20BB"/>
    <w:rsid w:val="7DED18A9"/>
    <w:rsid w:val="7E4D1079"/>
    <w:rsid w:val="7E501ADA"/>
    <w:rsid w:val="7E770C09"/>
    <w:rsid w:val="7E936EA9"/>
    <w:rsid w:val="7EA37F65"/>
    <w:rsid w:val="7EDD85FF"/>
    <w:rsid w:val="7EF7BFDB"/>
    <w:rsid w:val="7F0C026C"/>
    <w:rsid w:val="7F11AC30"/>
    <w:rsid w:val="7FDB32D1"/>
  </w:rsids>
  <m:mathPr>
    <m:mathFont m:val="Cambria Math"/>
    <m:brkBin m:val="before"/>
    <m:brkBinSub m:val="--"/>
    <m:smallFrac m:val="0"/>
    <m:dispDef/>
    <m:lMargin m:val="0"/>
    <m:rMargin m:val="0"/>
    <m:defJc m:val="centerGroup"/>
    <m:wrapIndent m:val="1440"/>
    <m:intLim m:val="subSup"/>
    <m:naryLim m:val="undOvr"/>
  </m:mathPr>
  <w:themeFontLang w:val="de-CH" w:eastAsia="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498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hAnsi="Times New Roman" w:eastAsia="SimSun" w:cs="Times New Roman" w:asciiTheme="minorHAns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7D29"/>
    <w:pPr>
      <w:keepNext/>
      <w:keepLines/>
      <w:spacing w:before="200" w:after="0"/>
      <w:outlineLvl w:val="1"/>
    </w:pPr>
    <w:rPr>
      <w:rFonts w:asciiTheme="majorHAnsi" w:hAnsiTheme="majorHAnsi" w:eastAsiaTheme="majorEastAsia" w:cstheme="majorBidi"/>
      <w:b/>
      <w:bCs/>
      <w:color w:val="4472C4" w:themeColor="accent1"/>
      <w:sz w:val="26"/>
      <w:szCs w:val="26"/>
    </w:rPr>
  </w:style>
  <w:style w:type="paragraph" w:styleId="Heading3">
    <w:name w:val="heading 3"/>
    <w:basedOn w:val="Normal"/>
    <w:next w:val="Normal"/>
    <w:link w:val="Heading3Char"/>
    <w:uiPriority w:val="9"/>
    <w:unhideWhenUsed/>
    <w:qFormat/>
    <w:rsid w:val="004136DD"/>
    <w:pPr>
      <w:keepNext/>
      <w:keepLines/>
      <w:spacing w:before="200" w:after="0"/>
      <w:outlineLvl w:val="2"/>
    </w:pPr>
    <w:rPr>
      <w:rFonts w:asciiTheme="majorHAnsi" w:hAnsiTheme="majorHAnsi" w:eastAsiaTheme="majorEastAsia" w:cstheme="majorBidi"/>
      <w:b/>
      <w:bCs/>
      <w:color w:val="4472C4"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C6AC3"/>
    <w:pPr>
      <w:ind w:left="720"/>
      <w:contextualSpacing/>
    </w:pPr>
  </w:style>
  <w:style w:type="paragraph" w:styleId="BalloonText">
    <w:name w:val="Balloon Text"/>
    <w:basedOn w:val="Normal"/>
    <w:link w:val="BalloonTextChar"/>
    <w:uiPriority w:val="99"/>
    <w:semiHidden/>
    <w:unhideWhenUsed/>
    <w:rsid w:val="003C4FF6"/>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C4FF6"/>
    <w:rPr>
      <w:rFonts w:ascii="Segoe UI" w:hAnsi="Segoe UI" w:cs="Segoe UI"/>
      <w:sz w:val="18"/>
      <w:szCs w:val="18"/>
    </w:rPr>
  </w:style>
  <w:style w:type="table" w:styleId="TableGrid">
    <w:name w:val="Table Grid"/>
    <w:basedOn w:val="TableNormal"/>
    <w:uiPriority w:val="59"/>
    <w:rsid w:val="00C64AE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1" w:customStyle="1">
    <w:name w:val="Grid Table 1 Light - Accent 11"/>
    <w:basedOn w:val="TableNormal"/>
    <w:uiPriority w:val="46"/>
    <w:rsid w:val="00C64AE2"/>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character" w:styleId="normaltextrun" w:customStyle="1">
    <w:name w:val="normaltextrun"/>
    <w:basedOn w:val="DefaultParagraphFont"/>
    <w:rsid w:val="00CF41BC"/>
  </w:style>
  <w:style w:type="character" w:styleId="CommentReference">
    <w:name w:val="annotation reference"/>
    <w:basedOn w:val="DefaultParagraphFont"/>
    <w:uiPriority w:val="99"/>
    <w:semiHidden/>
    <w:unhideWhenUsed/>
    <w:rsid w:val="00A843A5"/>
    <w:rPr>
      <w:sz w:val="16"/>
      <w:szCs w:val="16"/>
    </w:rPr>
  </w:style>
  <w:style w:type="paragraph" w:styleId="CommentText">
    <w:name w:val="annotation text"/>
    <w:basedOn w:val="Normal"/>
    <w:link w:val="CommentTextChar"/>
    <w:uiPriority w:val="99"/>
    <w:semiHidden/>
    <w:unhideWhenUsed/>
    <w:rsid w:val="00A843A5"/>
    <w:pPr>
      <w:spacing w:line="240" w:lineRule="auto"/>
    </w:pPr>
    <w:rPr>
      <w:sz w:val="20"/>
      <w:szCs w:val="20"/>
    </w:rPr>
  </w:style>
  <w:style w:type="character" w:styleId="CommentTextChar" w:customStyle="1">
    <w:name w:val="Comment Text Char"/>
    <w:basedOn w:val="DefaultParagraphFont"/>
    <w:link w:val="CommentText"/>
    <w:uiPriority w:val="99"/>
    <w:semiHidden/>
    <w:rsid w:val="00A843A5"/>
    <w:rPr>
      <w:sz w:val="20"/>
      <w:szCs w:val="20"/>
    </w:rPr>
  </w:style>
  <w:style w:type="paragraph" w:styleId="CommentSubject">
    <w:name w:val="annotation subject"/>
    <w:basedOn w:val="CommentText"/>
    <w:next w:val="CommentText"/>
    <w:link w:val="CommentSubjectChar"/>
    <w:uiPriority w:val="99"/>
    <w:semiHidden/>
    <w:unhideWhenUsed/>
    <w:rsid w:val="00A843A5"/>
    <w:rPr>
      <w:b/>
      <w:bCs/>
    </w:rPr>
  </w:style>
  <w:style w:type="character" w:styleId="CommentSubjectChar" w:customStyle="1">
    <w:name w:val="Comment Subject Char"/>
    <w:basedOn w:val="CommentTextChar"/>
    <w:link w:val="CommentSubject"/>
    <w:uiPriority w:val="99"/>
    <w:semiHidden/>
    <w:rsid w:val="00A843A5"/>
    <w:rPr>
      <w:b/>
      <w:bCs/>
      <w:sz w:val="20"/>
      <w:szCs w:val="20"/>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PlaceholderText">
    <w:name w:val="Placeholder Text"/>
    <w:basedOn w:val="DefaultParagraphFont"/>
    <w:uiPriority w:val="99"/>
    <w:semiHidden/>
    <w:rsid w:val="00A91785"/>
    <w:rPr>
      <w:color w:val="808080"/>
    </w:rPr>
  </w:style>
  <w:style w:type="character" w:styleId="Heading2Char" w:customStyle="1">
    <w:name w:val="Heading 2 Char"/>
    <w:basedOn w:val="DefaultParagraphFont"/>
    <w:link w:val="Heading2"/>
    <w:uiPriority w:val="9"/>
    <w:rsid w:val="00AA7D29"/>
    <w:rPr>
      <w:rFonts w:asciiTheme="majorHAnsi" w:hAnsiTheme="majorHAnsi" w:eastAsiaTheme="majorEastAsia" w:cstheme="majorBidi"/>
      <w:b/>
      <w:bCs/>
      <w:color w:val="4472C4" w:themeColor="accent1"/>
      <w:sz w:val="26"/>
      <w:szCs w:val="26"/>
    </w:rPr>
  </w:style>
  <w:style w:type="paragraph" w:styleId="NoSpacing">
    <w:name w:val="No Spacing"/>
    <w:uiPriority w:val="1"/>
    <w:qFormat/>
    <w:rsid w:val="008A58F2"/>
    <w:pPr>
      <w:spacing w:after="0" w:line="240" w:lineRule="auto"/>
    </w:pPr>
  </w:style>
  <w:style w:type="character" w:styleId="Heading3Char" w:customStyle="1">
    <w:name w:val="Heading 3 Char"/>
    <w:basedOn w:val="DefaultParagraphFont"/>
    <w:link w:val="Heading3"/>
    <w:uiPriority w:val="9"/>
    <w:rsid w:val="004136DD"/>
    <w:rPr>
      <w:rFonts w:asciiTheme="majorHAnsi" w:hAnsiTheme="majorHAnsi" w:eastAsiaTheme="majorEastAsia" w:cstheme="majorBidi"/>
      <w:b/>
      <w:bCs/>
      <w:color w:val="4472C4" w:themeColor="accent1"/>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imes New Roman"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7D2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4136D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AC3"/>
    <w:pPr>
      <w:ind w:left="720"/>
      <w:contextualSpacing/>
    </w:pPr>
  </w:style>
  <w:style w:type="paragraph" w:styleId="BalloonText">
    <w:name w:val="Balloon Text"/>
    <w:basedOn w:val="Normal"/>
    <w:link w:val="BalloonTextChar"/>
    <w:uiPriority w:val="99"/>
    <w:semiHidden/>
    <w:unhideWhenUsed/>
    <w:rsid w:val="003C4F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FF6"/>
    <w:rPr>
      <w:rFonts w:ascii="Segoe UI" w:hAnsi="Segoe UI" w:cs="Segoe UI"/>
      <w:sz w:val="18"/>
      <w:szCs w:val="18"/>
    </w:rPr>
  </w:style>
  <w:style w:type="table" w:styleId="TableGrid">
    <w:name w:val="Table Grid"/>
    <w:basedOn w:val="TableNormal"/>
    <w:uiPriority w:val="59"/>
    <w:rsid w:val="00C64A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C64AE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CF41BC"/>
  </w:style>
  <w:style w:type="character" w:styleId="CommentReference">
    <w:name w:val="annotation reference"/>
    <w:basedOn w:val="DefaultParagraphFont"/>
    <w:uiPriority w:val="99"/>
    <w:semiHidden/>
    <w:unhideWhenUsed/>
    <w:rsid w:val="00A843A5"/>
    <w:rPr>
      <w:sz w:val="16"/>
      <w:szCs w:val="16"/>
    </w:rPr>
  </w:style>
  <w:style w:type="paragraph" w:styleId="CommentText">
    <w:name w:val="annotation text"/>
    <w:basedOn w:val="Normal"/>
    <w:link w:val="CommentTextChar"/>
    <w:uiPriority w:val="99"/>
    <w:semiHidden/>
    <w:unhideWhenUsed/>
    <w:rsid w:val="00A843A5"/>
    <w:pPr>
      <w:spacing w:line="240" w:lineRule="auto"/>
    </w:pPr>
    <w:rPr>
      <w:sz w:val="20"/>
      <w:szCs w:val="20"/>
    </w:rPr>
  </w:style>
  <w:style w:type="character" w:customStyle="1" w:styleId="CommentTextChar">
    <w:name w:val="Comment Text Char"/>
    <w:basedOn w:val="DefaultParagraphFont"/>
    <w:link w:val="CommentText"/>
    <w:uiPriority w:val="99"/>
    <w:semiHidden/>
    <w:rsid w:val="00A843A5"/>
    <w:rPr>
      <w:sz w:val="20"/>
      <w:szCs w:val="20"/>
    </w:rPr>
  </w:style>
  <w:style w:type="paragraph" w:styleId="CommentSubject">
    <w:name w:val="annotation subject"/>
    <w:basedOn w:val="CommentText"/>
    <w:next w:val="CommentText"/>
    <w:link w:val="CommentSubjectChar"/>
    <w:uiPriority w:val="99"/>
    <w:semiHidden/>
    <w:unhideWhenUsed/>
    <w:rsid w:val="00A843A5"/>
    <w:rPr>
      <w:b/>
      <w:bCs/>
    </w:rPr>
  </w:style>
  <w:style w:type="character" w:customStyle="1" w:styleId="CommentSubjectChar">
    <w:name w:val="Comment Subject Char"/>
    <w:basedOn w:val="CommentTextChar"/>
    <w:link w:val="CommentSubject"/>
    <w:uiPriority w:val="99"/>
    <w:semiHidden/>
    <w:rsid w:val="00A843A5"/>
    <w:rPr>
      <w:b/>
      <w:bCs/>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91785"/>
    <w:rPr>
      <w:color w:val="808080"/>
    </w:rPr>
  </w:style>
  <w:style w:type="character" w:customStyle="1" w:styleId="Heading2Char">
    <w:name w:val="Heading 2 Char"/>
    <w:basedOn w:val="DefaultParagraphFont"/>
    <w:link w:val="Heading2"/>
    <w:uiPriority w:val="9"/>
    <w:rsid w:val="00AA7D29"/>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8A58F2"/>
    <w:pPr>
      <w:spacing w:after="0" w:line="240" w:lineRule="auto"/>
    </w:pPr>
  </w:style>
  <w:style w:type="character" w:customStyle="1" w:styleId="Heading3Char">
    <w:name w:val="Heading 3 Char"/>
    <w:basedOn w:val="DefaultParagraphFont"/>
    <w:link w:val="Heading3"/>
    <w:uiPriority w:val="9"/>
    <w:rsid w:val="004136DD"/>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297641">
      <w:bodyDiv w:val="1"/>
      <w:marLeft w:val="0"/>
      <w:marRight w:val="0"/>
      <w:marTop w:val="0"/>
      <w:marBottom w:val="0"/>
      <w:divBdr>
        <w:top w:val="none" w:sz="0" w:space="0" w:color="auto"/>
        <w:left w:val="none" w:sz="0" w:space="0" w:color="auto"/>
        <w:bottom w:val="none" w:sz="0" w:space="0" w:color="auto"/>
        <w:right w:val="none" w:sz="0" w:space="0" w:color="auto"/>
      </w:divBdr>
    </w:div>
    <w:div w:id="644092704">
      <w:bodyDiv w:val="1"/>
      <w:marLeft w:val="0"/>
      <w:marRight w:val="0"/>
      <w:marTop w:val="0"/>
      <w:marBottom w:val="0"/>
      <w:divBdr>
        <w:top w:val="none" w:sz="0" w:space="0" w:color="auto"/>
        <w:left w:val="none" w:sz="0" w:space="0" w:color="auto"/>
        <w:bottom w:val="none" w:sz="0" w:space="0" w:color="auto"/>
        <w:right w:val="none" w:sz="0" w:space="0" w:color="auto"/>
      </w:divBdr>
      <w:divsChild>
        <w:div w:id="996420909">
          <w:marLeft w:val="547"/>
          <w:marRight w:val="0"/>
          <w:marTop w:val="115"/>
          <w:marBottom w:val="0"/>
          <w:divBdr>
            <w:top w:val="none" w:sz="0" w:space="0" w:color="auto"/>
            <w:left w:val="none" w:sz="0" w:space="0" w:color="auto"/>
            <w:bottom w:val="none" w:sz="0" w:space="0" w:color="auto"/>
            <w:right w:val="none" w:sz="0" w:space="0" w:color="auto"/>
          </w:divBdr>
        </w:div>
      </w:divsChild>
    </w:div>
    <w:div w:id="991056281">
      <w:bodyDiv w:val="1"/>
      <w:marLeft w:val="0"/>
      <w:marRight w:val="0"/>
      <w:marTop w:val="0"/>
      <w:marBottom w:val="0"/>
      <w:divBdr>
        <w:top w:val="none" w:sz="0" w:space="0" w:color="auto"/>
        <w:left w:val="none" w:sz="0" w:space="0" w:color="auto"/>
        <w:bottom w:val="none" w:sz="0" w:space="0" w:color="auto"/>
        <w:right w:val="none" w:sz="0" w:space="0" w:color="auto"/>
      </w:divBdr>
      <w:divsChild>
        <w:div w:id="50543111">
          <w:marLeft w:val="547"/>
          <w:marRight w:val="0"/>
          <w:marTop w:val="115"/>
          <w:marBottom w:val="0"/>
          <w:divBdr>
            <w:top w:val="none" w:sz="0" w:space="0" w:color="auto"/>
            <w:left w:val="none" w:sz="0" w:space="0" w:color="auto"/>
            <w:bottom w:val="none" w:sz="0" w:space="0" w:color="auto"/>
            <w:right w:val="none" w:sz="0" w:space="0" w:color="auto"/>
          </w:divBdr>
        </w:div>
        <w:div w:id="1769302393">
          <w:marLeft w:val="806"/>
          <w:marRight w:val="0"/>
          <w:marTop w:val="115"/>
          <w:marBottom w:val="0"/>
          <w:divBdr>
            <w:top w:val="none" w:sz="0" w:space="0" w:color="auto"/>
            <w:left w:val="none" w:sz="0" w:space="0" w:color="auto"/>
            <w:bottom w:val="none" w:sz="0" w:space="0" w:color="auto"/>
            <w:right w:val="none" w:sz="0" w:space="0" w:color="auto"/>
          </w:divBdr>
        </w:div>
        <w:div w:id="1120152620">
          <w:marLeft w:val="806"/>
          <w:marRight w:val="0"/>
          <w:marTop w:val="115"/>
          <w:marBottom w:val="0"/>
          <w:divBdr>
            <w:top w:val="none" w:sz="0" w:space="0" w:color="auto"/>
            <w:left w:val="none" w:sz="0" w:space="0" w:color="auto"/>
            <w:bottom w:val="none" w:sz="0" w:space="0" w:color="auto"/>
            <w:right w:val="none" w:sz="0" w:space="0" w:color="auto"/>
          </w:divBdr>
        </w:div>
        <w:div w:id="977146592">
          <w:marLeft w:val="806"/>
          <w:marRight w:val="0"/>
          <w:marTop w:val="115"/>
          <w:marBottom w:val="0"/>
          <w:divBdr>
            <w:top w:val="none" w:sz="0" w:space="0" w:color="auto"/>
            <w:left w:val="none" w:sz="0" w:space="0" w:color="auto"/>
            <w:bottom w:val="none" w:sz="0" w:space="0" w:color="auto"/>
            <w:right w:val="none" w:sz="0" w:space="0" w:color="auto"/>
          </w:divBdr>
        </w:div>
      </w:divsChild>
    </w:div>
    <w:div w:id="1150094050">
      <w:bodyDiv w:val="1"/>
      <w:marLeft w:val="0"/>
      <w:marRight w:val="0"/>
      <w:marTop w:val="0"/>
      <w:marBottom w:val="0"/>
      <w:divBdr>
        <w:top w:val="none" w:sz="0" w:space="0" w:color="auto"/>
        <w:left w:val="none" w:sz="0" w:space="0" w:color="auto"/>
        <w:bottom w:val="none" w:sz="0" w:space="0" w:color="auto"/>
        <w:right w:val="none" w:sz="0" w:space="0" w:color="auto"/>
      </w:divBdr>
      <w:divsChild>
        <w:div w:id="699859963">
          <w:marLeft w:val="0"/>
          <w:marRight w:val="0"/>
          <w:marTop w:val="0"/>
          <w:marBottom w:val="0"/>
          <w:divBdr>
            <w:top w:val="none" w:sz="0" w:space="0" w:color="auto"/>
            <w:left w:val="none" w:sz="0" w:space="0" w:color="auto"/>
            <w:bottom w:val="none" w:sz="0" w:space="0" w:color="auto"/>
            <w:right w:val="none" w:sz="0" w:space="0" w:color="auto"/>
          </w:divBdr>
          <w:divsChild>
            <w:div w:id="1231424951">
              <w:marLeft w:val="0"/>
              <w:marRight w:val="0"/>
              <w:marTop w:val="0"/>
              <w:marBottom w:val="0"/>
              <w:divBdr>
                <w:top w:val="none" w:sz="0" w:space="0" w:color="auto"/>
                <w:left w:val="none" w:sz="0" w:space="0" w:color="auto"/>
                <w:bottom w:val="none" w:sz="0" w:space="0" w:color="auto"/>
                <w:right w:val="none" w:sz="0" w:space="0" w:color="auto"/>
              </w:divBdr>
              <w:divsChild>
                <w:div w:id="1752659294">
                  <w:marLeft w:val="0"/>
                  <w:marRight w:val="0"/>
                  <w:marTop w:val="0"/>
                  <w:marBottom w:val="0"/>
                  <w:divBdr>
                    <w:top w:val="none" w:sz="0" w:space="0" w:color="auto"/>
                    <w:left w:val="none" w:sz="0" w:space="0" w:color="auto"/>
                    <w:bottom w:val="none" w:sz="0" w:space="0" w:color="auto"/>
                    <w:right w:val="none" w:sz="0" w:space="0" w:color="auto"/>
                  </w:divBdr>
                  <w:divsChild>
                    <w:div w:id="2249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853468">
      <w:bodyDiv w:val="1"/>
      <w:marLeft w:val="0"/>
      <w:marRight w:val="0"/>
      <w:marTop w:val="0"/>
      <w:marBottom w:val="0"/>
      <w:divBdr>
        <w:top w:val="none" w:sz="0" w:space="0" w:color="auto"/>
        <w:left w:val="none" w:sz="0" w:space="0" w:color="auto"/>
        <w:bottom w:val="none" w:sz="0" w:space="0" w:color="auto"/>
        <w:right w:val="none" w:sz="0" w:space="0" w:color="auto"/>
      </w:divBdr>
      <w:divsChild>
        <w:div w:id="213931340">
          <w:marLeft w:val="0"/>
          <w:marRight w:val="0"/>
          <w:marTop w:val="0"/>
          <w:marBottom w:val="0"/>
          <w:divBdr>
            <w:top w:val="none" w:sz="0" w:space="0" w:color="auto"/>
            <w:left w:val="none" w:sz="0" w:space="0" w:color="auto"/>
            <w:bottom w:val="none" w:sz="0" w:space="0" w:color="auto"/>
            <w:right w:val="none" w:sz="0" w:space="0" w:color="auto"/>
          </w:divBdr>
        </w:div>
      </w:divsChild>
    </w:div>
    <w:div w:id="211458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tyles" Target="styles.xml" Id="rId3" /><Relationship Type="http://schemas.openxmlformats.org/officeDocument/2006/relationships/image" Target="media/image1.png"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6" /><Relationship Type="http://schemas.microsoft.com/office/2011/relationships/people" Target="people.xml" Id="rId11" /><Relationship Type="http://schemas.openxmlformats.org/officeDocument/2006/relationships/settings" Target="settings.xml" Id="rId5" /><Relationship Type="http://schemas.openxmlformats.org/officeDocument/2006/relationships/theme" Target="theme/theme1.xml" Id="rId10" /><Relationship Type="http://schemas.microsoft.com/office/2007/relationships/stylesWithEffects" Target="stylesWithEffects.xml" Id="rId4" /><Relationship Type="http://schemas.openxmlformats.org/officeDocument/2006/relationships/fontTable" Target="fontTable.xml" Id="rId9" /><Relationship Type="http://schemas.openxmlformats.org/officeDocument/2006/relationships/comments" Target="/word/comments.xml" Id="R5774b2b3b61642e7" /><Relationship Type="http://schemas.microsoft.com/office/2011/relationships/commentsExtended" Target="/word/commentsExtended.xml" Id="R08d3e91cfb20421a" /><Relationship Type="http://schemas.openxmlformats.org/officeDocument/2006/relationships/header" Target="/word/header.xml" Id="R723d889c1dd14c85" /><Relationship Type="http://schemas.openxmlformats.org/officeDocument/2006/relationships/footer" Target="/word/footer.xml" Id="Rfcbe9e87d67c4a07" /><Relationship Type="http://schemas.openxmlformats.org/officeDocument/2006/relationships/image" Target="/media/image3.png" Id="R9648061278a44ebd" /><Relationship Type="http://schemas.openxmlformats.org/officeDocument/2006/relationships/image" Target="/media/image4.png" Id="Rc03ec698cfa8473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525EF-DD98-48C9-83D7-772478572FF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ETH Zuerich</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Abiel Rindisbacher</dc:creator>
  <lastModifiedBy>Matthew Barbour</lastModifiedBy>
  <revision>481</revision>
  <dcterms:created xsi:type="dcterms:W3CDTF">2017-07-18T09:35:00.0000000Z</dcterms:created>
  <dcterms:modified xsi:type="dcterms:W3CDTF">2017-09-11T12:55:05.8928402Z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http://www.zotero.org/styles/ecology</vt:lpwstr>
  </property>
  <property fmtid="{D5CDD505-2E9C-101B-9397-08002B2CF9AE}" pid="12" name="Mendeley Recent Style Name 4_1">
    <vt:lpwstr>Ecology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7th edition</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http://www.zotero.org/styles/new-phytologist</vt:lpwstr>
  </property>
  <property fmtid="{D5CDD505-2E9C-101B-9397-08002B2CF9AE}" pid="22" name="Mendeley Recent Style Name 9_1">
    <vt:lpwstr>New Phytologist</vt:lpwstr>
  </property>
</Properties>
</file>